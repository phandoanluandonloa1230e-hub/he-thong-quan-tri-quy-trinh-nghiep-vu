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23A0F2" w14:textId="26FC11D0" w:rsidR="00F851ED" w:rsidRPr="00F851ED" w:rsidDel="00F851ED" w:rsidRDefault="00F851ED" w:rsidP="00F851ED">
      <w:pPr>
        <w:pStyle w:val="Heading1"/>
        <w:spacing w:after="0"/>
        <w:rPr>
          <w:del w:id="0" w:author="Nguyễn Thị Xuân Ngọc" w:date="2026-08-09T23:01:00Z"/>
          <w:rFonts w:ascii="Times  New Roman" w:hAnsi="Times  New Roman"/>
          <w:szCs w:val="36"/>
          <w:lang w:val="vi-VN"/>
        </w:rPr>
      </w:pPr>
      <w:bookmarkStart w:id="1" w:name="_Toc237199193"/>
      <w:bookmarkStart w:id="2" w:name="_Toc237199186"/>
      <w:r>
        <w:rPr>
          <w:rFonts w:ascii="Times  New Roman" w:hAnsi="Times  New Roman"/>
          <w:szCs w:val="36"/>
          <w:lang w:val="vi-VN"/>
        </w:rPr>
        <w:t xml:space="preserve">CHƯƠNG 2: </w:t>
      </w:r>
      <w:r>
        <w:rPr>
          <w:rFonts w:ascii="Times  New Roman" w:hAnsi="Times  New Roman"/>
          <w:szCs w:val="36"/>
          <w:lang w:val="vi-VN"/>
        </w:rPr>
        <w:t xml:space="preserve">KIẾN TRÚC HỆ THỐNG QUY TRÌNH NGHIỆP VỤ TẠI </w:t>
      </w:r>
      <w:r w:rsidRPr="00AE7853">
        <w:rPr>
          <w:lang w:val="vi-VN"/>
        </w:rPr>
        <w:t>HASAKI BEAUTY S.P.</w:t>
      </w:r>
      <w:del w:id="3" w:author="Nguyễn Thị Xuân Ngọc" w:date="2026-08-09T23:01:00Z">
        <w:r w:rsidRPr="00AE7853" w:rsidDel="00F851ED">
          <w:rPr>
            <w:lang w:val="vi-VN"/>
          </w:rPr>
          <w:delText>A</w:delText>
        </w:r>
        <w:bookmarkEnd w:id="2"/>
        <w:r w:rsidDel="00F851ED">
          <w:rPr>
            <w:rFonts w:ascii="Times  New Roman" w:hAnsi="Times  New Roman"/>
            <w:i/>
            <w:iCs/>
            <w:lang w:val="vi-VN"/>
          </w:rPr>
          <w:br/>
        </w:r>
      </w:del>
    </w:p>
    <w:p w14:paraId="4DE0A15A" w14:textId="10B5CE65" w:rsidR="00F851ED" w:rsidRPr="00F851ED" w:rsidDel="00F851ED" w:rsidRDefault="00F851ED" w:rsidP="00F851ED">
      <w:pPr>
        <w:pStyle w:val="Heading1"/>
        <w:spacing w:after="0"/>
        <w:rPr>
          <w:del w:id="4" w:author="Nguyễn Thị Xuân Ngọc" w:date="2026-08-09T23:02:00Z"/>
          <w:lang w:val="vi-VN"/>
        </w:rPr>
        <w:pPrChange w:id="5" w:author="Nguyễn Thị Xuân Ngọc" w:date="2026-08-09T23:01:00Z">
          <w:pPr/>
        </w:pPrChange>
      </w:pPr>
    </w:p>
    <w:p w14:paraId="18337999" w14:textId="73FFFBE3" w:rsidR="00F851ED" w:rsidRPr="000F6EC9" w:rsidRDefault="00F851ED" w:rsidP="00F851ED">
      <w:pPr>
        <w:pStyle w:val="Heading3"/>
        <w:numPr>
          <w:ilvl w:val="2"/>
          <w:numId w:val="0"/>
        </w:numPr>
        <w:tabs>
          <w:tab w:val="num" w:pos="360"/>
        </w:tabs>
        <w:spacing w:after="0"/>
        <w:rPr>
          <w:rFonts w:ascii="Times  New Roman" w:hAnsi="Times  New Roman"/>
          <w:i/>
          <w:iCs/>
        </w:rPr>
      </w:pPr>
      <w:r>
        <w:rPr>
          <w:rFonts w:ascii="Times  New Roman" w:hAnsi="Times  New Roman"/>
          <w:i/>
          <w:iCs/>
        </w:rPr>
        <w:t>2</w:t>
      </w:r>
      <w:r>
        <w:rPr>
          <w:rFonts w:ascii="Times  New Roman" w:hAnsi="Times  New Roman"/>
          <w:i/>
          <w:iCs/>
          <w:lang w:val="vi-VN"/>
        </w:rPr>
        <w:t>.</w:t>
      </w:r>
      <w:ins w:id="6" w:author="Nguyễn Thị Xuân Ngọc" w:date="2026-08-09T23:02:00Z">
        <w:r>
          <w:rPr>
            <w:rFonts w:ascii="Times  New Roman" w:hAnsi="Times  New Roman"/>
            <w:i/>
            <w:iCs/>
            <w:lang w:val="vi-VN"/>
          </w:rPr>
          <w:t>3</w:t>
        </w:r>
      </w:ins>
      <w:del w:id="7" w:author="Nguyễn Thị Xuân Ngọc" w:date="2026-08-09T23:02:00Z">
        <w:r w:rsidDel="00F851ED">
          <w:rPr>
            <w:rFonts w:ascii="Times  New Roman" w:hAnsi="Times  New Roman"/>
            <w:i/>
            <w:iCs/>
            <w:lang w:val="vi-VN"/>
          </w:rPr>
          <w:delText>1</w:delText>
        </w:r>
      </w:del>
      <w:r>
        <w:rPr>
          <w:rFonts w:ascii="Times  New Roman" w:hAnsi="Times  New Roman"/>
          <w:i/>
          <w:iCs/>
          <w:lang w:val="vi-VN"/>
        </w:rPr>
        <w:t xml:space="preserve">.1. </w:t>
      </w:r>
      <w:r w:rsidRPr="000F6EC9">
        <w:rPr>
          <w:rFonts w:ascii="Times  New Roman" w:hAnsi="Times  New Roman"/>
          <w:i/>
          <w:iCs/>
        </w:rPr>
        <w:t xml:space="preserve">Quy </w:t>
      </w:r>
      <w:proofErr w:type="spellStart"/>
      <w:r w:rsidRPr="000F6EC9">
        <w:rPr>
          <w:rFonts w:ascii="Times  New Roman" w:hAnsi="Times  New Roman"/>
          <w:i/>
          <w:iCs/>
        </w:rPr>
        <w:t>trình</w:t>
      </w:r>
      <w:proofErr w:type="spellEnd"/>
      <w:r w:rsidRPr="000F6EC9">
        <w:rPr>
          <w:rFonts w:ascii="Times  New Roman" w:hAnsi="Times  New Roman"/>
          <w:i/>
          <w:iCs/>
        </w:rPr>
        <w:t xml:space="preserve"> </w:t>
      </w:r>
      <w:proofErr w:type="spellStart"/>
      <w:r w:rsidRPr="000F6EC9">
        <w:rPr>
          <w:rFonts w:ascii="Times  New Roman" w:hAnsi="Times  New Roman"/>
          <w:i/>
          <w:iCs/>
        </w:rPr>
        <w:t>Quản</w:t>
      </w:r>
      <w:proofErr w:type="spellEnd"/>
      <w:r w:rsidRPr="000F6EC9">
        <w:rPr>
          <w:rFonts w:ascii="Times  New Roman" w:hAnsi="Times  New Roman"/>
          <w:i/>
          <w:iCs/>
        </w:rPr>
        <w:t xml:space="preserve"> L</w:t>
      </w:r>
      <w:r w:rsidRPr="000F6EC9">
        <w:rPr>
          <w:rFonts w:ascii="Times  New Roman" w:hAnsi="Times  New Roman" w:hint="eastAsia"/>
          <w:i/>
          <w:iCs/>
        </w:rPr>
        <w:t>ý</w:t>
      </w:r>
      <w:r w:rsidRPr="000F6EC9">
        <w:rPr>
          <w:rFonts w:ascii="Times  New Roman" w:hAnsi="Times  New Roman"/>
          <w:i/>
          <w:iCs/>
        </w:rPr>
        <w:t xml:space="preserve"> </w:t>
      </w:r>
      <w:proofErr w:type="spellStart"/>
      <w:r w:rsidRPr="008F69A5">
        <w:rPr>
          <w:rFonts w:ascii="Times  New Roman" w:hAnsi="Times  New Roman"/>
          <w:i/>
          <w:iCs/>
        </w:rPr>
        <w:t>Chiến</w:t>
      </w:r>
      <w:proofErr w:type="spellEnd"/>
      <w:r w:rsidRPr="008F69A5">
        <w:rPr>
          <w:rFonts w:ascii="Times  New Roman" w:hAnsi="Times  New Roman"/>
          <w:i/>
          <w:iCs/>
        </w:rPr>
        <w:t xml:space="preserve"> </w:t>
      </w:r>
      <w:proofErr w:type="spellStart"/>
      <w:r w:rsidRPr="008F69A5">
        <w:rPr>
          <w:rFonts w:ascii="Times  New Roman" w:hAnsi="Times  New Roman"/>
          <w:i/>
          <w:iCs/>
        </w:rPr>
        <w:t>L</w:t>
      </w:r>
      <w:r w:rsidRPr="008F69A5">
        <w:rPr>
          <w:rFonts w:ascii="Times  New Roman" w:hAnsi="Times  New Roman" w:hint="eastAsia"/>
          <w:i/>
          <w:iCs/>
        </w:rPr>
        <w:t>ư</w:t>
      </w:r>
      <w:r w:rsidRPr="008F69A5">
        <w:rPr>
          <w:rFonts w:ascii="Times  New Roman" w:hAnsi="Times  New Roman"/>
          <w:i/>
          <w:iCs/>
        </w:rPr>
        <w:t>ợc</w:t>
      </w:r>
      <w:proofErr w:type="spellEnd"/>
      <w:r w:rsidRPr="008F69A5">
        <w:rPr>
          <w:rFonts w:ascii="Times  New Roman" w:hAnsi="Times  New Roman"/>
          <w:i/>
          <w:iCs/>
        </w:rPr>
        <w:t xml:space="preserve"> </w:t>
      </w:r>
      <w:proofErr w:type="spellStart"/>
      <w:r w:rsidRPr="008F69A5">
        <w:rPr>
          <w:rFonts w:ascii="Times  New Roman" w:hAnsi="Times  New Roman"/>
          <w:i/>
          <w:iCs/>
        </w:rPr>
        <w:t>Kinh</w:t>
      </w:r>
      <w:proofErr w:type="spellEnd"/>
      <w:r w:rsidRPr="008F69A5">
        <w:rPr>
          <w:rFonts w:ascii="Times  New Roman" w:hAnsi="Times  New Roman"/>
          <w:i/>
          <w:iCs/>
        </w:rPr>
        <w:t xml:space="preserve"> </w:t>
      </w:r>
      <w:proofErr w:type="spellStart"/>
      <w:r w:rsidRPr="008F69A5">
        <w:rPr>
          <w:rFonts w:ascii="Times  New Roman" w:hAnsi="Times  New Roman"/>
          <w:i/>
          <w:iCs/>
        </w:rPr>
        <w:t>Doanh</w:t>
      </w:r>
      <w:proofErr w:type="spellEnd"/>
      <w:r w:rsidRPr="008F69A5">
        <w:rPr>
          <w:rFonts w:ascii="Times  New Roman" w:hAnsi="Times  New Roman"/>
          <w:i/>
          <w:iCs/>
        </w:rPr>
        <w:t xml:space="preserve"> &amp; B</w:t>
      </w:r>
      <w:r w:rsidRPr="008F69A5">
        <w:rPr>
          <w:rFonts w:ascii="Times  New Roman" w:hAnsi="Times  New Roman" w:hint="eastAsia"/>
          <w:i/>
          <w:iCs/>
        </w:rPr>
        <w:t>á</w:t>
      </w:r>
      <w:r w:rsidRPr="008F69A5">
        <w:rPr>
          <w:rFonts w:ascii="Times  New Roman" w:hAnsi="Times  New Roman"/>
          <w:i/>
          <w:iCs/>
        </w:rPr>
        <w:t xml:space="preserve">n </w:t>
      </w:r>
      <w:proofErr w:type="spellStart"/>
      <w:r w:rsidRPr="008F69A5">
        <w:rPr>
          <w:rFonts w:ascii="Times  New Roman" w:hAnsi="Times  New Roman"/>
          <w:i/>
          <w:iCs/>
        </w:rPr>
        <w:t>H</w:t>
      </w:r>
      <w:r w:rsidRPr="008F69A5">
        <w:rPr>
          <w:rFonts w:ascii="Times  New Roman" w:hAnsi="Times  New Roman" w:hint="eastAsia"/>
          <w:i/>
          <w:iCs/>
        </w:rPr>
        <w:t>à</w:t>
      </w:r>
      <w:r w:rsidRPr="008F69A5">
        <w:rPr>
          <w:rFonts w:ascii="Times  New Roman" w:hAnsi="Times  New Roman"/>
          <w:i/>
          <w:iCs/>
        </w:rPr>
        <w:t>ng</w:t>
      </w:r>
      <w:proofErr w:type="spellEnd"/>
      <w:r w:rsidRPr="008F69A5">
        <w:rPr>
          <w:rFonts w:ascii="Times  New Roman" w:hAnsi="Times  New Roman"/>
          <w:i/>
          <w:iCs/>
        </w:rPr>
        <w:t xml:space="preserve"> (Strategic Sales &amp; Business Planning)</w:t>
      </w:r>
      <w:bookmarkEnd w:id="1"/>
    </w:p>
    <w:p w14:paraId="09CCAC51" w14:textId="77777777" w:rsidR="00F851ED" w:rsidRDefault="00F851ED" w:rsidP="00F851ED">
      <w:pPr>
        <w:pStyle w:val="Heading4"/>
        <w:numPr>
          <w:ilvl w:val="0"/>
          <w:numId w:val="1"/>
        </w:numPr>
        <w:tabs>
          <w:tab w:val="num" w:pos="360"/>
        </w:tabs>
        <w:ind w:left="0" w:firstLine="0"/>
        <w:rPr>
          <w:rFonts w:cs="Times New Roman"/>
          <w:color w:val="auto"/>
        </w:rPr>
      </w:pPr>
      <w:r w:rsidRPr="00604E7C">
        <w:rPr>
          <w:rFonts w:cs="Times New Roman"/>
          <w:color w:val="auto"/>
          <w:lang w:val="vi-VN"/>
        </w:rPr>
        <w:t>Actor (Các Tác nhân &amp; Phân luồng Swimlanes).</w:t>
      </w:r>
    </w:p>
    <w:p w14:paraId="0BFB48B7" w14:textId="77777777" w:rsidR="00F851ED" w:rsidRPr="007859A4" w:rsidRDefault="00F851ED" w:rsidP="00F851ED">
      <w:pPr>
        <w:spacing w:line="360" w:lineRule="auto"/>
        <w:ind w:firstLine="567"/>
        <w:jc w:val="both"/>
      </w:pPr>
      <w:r w:rsidRPr="007859A4">
        <w:rPr>
          <w:lang w:val="vi-VN"/>
        </w:rPr>
        <w:t>Hệ thống BI / Data Warehouse (Service Task): Thu thập, tổng hợp dữ liệu doanh thu, thị phần và biến động thị trường.</w:t>
      </w:r>
    </w:p>
    <w:p w14:paraId="42214B2E" w14:textId="77777777" w:rsidR="00F851ED" w:rsidRPr="007859A4" w:rsidRDefault="00F851ED" w:rsidP="00F851ED">
      <w:pPr>
        <w:spacing w:line="360" w:lineRule="auto"/>
        <w:ind w:firstLine="567"/>
        <w:jc w:val="both"/>
      </w:pPr>
      <w:r w:rsidRPr="007859A4">
        <w:rPr>
          <w:lang w:val="vi-VN"/>
        </w:rPr>
        <w:t>Chuyên viên Phân tích Kinh doanh (Business Analyst - User Task): Phân tích xu hướng thị trường, đối thủ cạnh tranh và lập dự thảo chiến lược.</w:t>
      </w:r>
    </w:p>
    <w:p w14:paraId="124DEE1E" w14:textId="77777777" w:rsidR="00F851ED" w:rsidRPr="007859A4" w:rsidRDefault="00F851ED" w:rsidP="00F851ED">
      <w:pPr>
        <w:spacing w:line="360" w:lineRule="auto"/>
        <w:ind w:firstLine="567"/>
        <w:jc w:val="both"/>
      </w:pPr>
      <w:r w:rsidRPr="007859A4">
        <w:rPr>
          <w:lang w:val="vi-VN"/>
        </w:rPr>
        <w:t>Giám đốc Kinh doanh / CCO (Chief Commercial Officer - User Task): Xây dựng mục tiêu doanh số, phân bổ chỉ tiêu cho các kênh (App/Web/Stores).</w:t>
      </w:r>
    </w:p>
    <w:p w14:paraId="52B4B689" w14:textId="77777777" w:rsidR="00F851ED" w:rsidRDefault="00F851ED" w:rsidP="00F851ED">
      <w:pPr>
        <w:spacing w:line="360" w:lineRule="auto"/>
        <w:ind w:firstLine="567"/>
        <w:jc w:val="both"/>
      </w:pPr>
      <w:r w:rsidRPr="007859A4">
        <w:rPr>
          <w:lang w:val="vi-VN"/>
        </w:rPr>
        <w:t>Hội đồng Quản trị / Ban Giám đốc (BOD / CEO - Approver / User Task): Phê duyệt chiến lược và định hướng mở rộng.</w:t>
      </w:r>
      <w:r w:rsidRPr="004B218A">
        <w:rPr>
          <w:lang w:val="vi-VN"/>
        </w:rPr>
        <w:t>hoạt động bán hàng.</w:t>
      </w:r>
    </w:p>
    <w:p w14:paraId="79CB841A" w14:textId="77777777" w:rsidR="00F851ED" w:rsidRDefault="00F851ED" w:rsidP="00F851ED">
      <w:pPr>
        <w:rPr>
          <w:lang w:val="vi-VN"/>
        </w:rPr>
      </w:pPr>
    </w:p>
    <w:p w14:paraId="0F97CD96" w14:textId="77777777" w:rsidR="00F851ED" w:rsidRDefault="00F851ED" w:rsidP="00F851ED">
      <w:pPr>
        <w:pStyle w:val="Heading4"/>
        <w:numPr>
          <w:ilvl w:val="0"/>
          <w:numId w:val="1"/>
        </w:numPr>
        <w:tabs>
          <w:tab w:val="num" w:pos="360"/>
        </w:tabs>
        <w:ind w:left="0" w:firstLine="0"/>
        <w:rPr>
          <w:rFonts w:cs="Times New Roman"/>
          <w:color w:val="auto"/>
        </w:rPr>
      </w:pPr>
      <w:r w:rsidRPr="00770023">
        <w:rPr>
          <w:rFonts w:cs="Times New Roman"/>
          <w:color w:val="auto"/>
          <w:lang w:val="vi-VN"/>
        </w:rPr>
        <w:t>Khách hàng</w:t>
      </w:r>
      <w:r>
        <w:rPr>
          <w:rFonts w:cs="Times New Roman"/>
          <w:color w:val="auto"/>
          <w:lang w:val="vi-VN"/>
        </w:rPr>
        <w:t xml:space="preserve"> của quy trình</w:t>
      </w:r>
    </w:p>
    <w:p w14:paraId="4DB6BBF3" w14:textId="77777777" w:rsidR="00F851ED" w:rsidRPr="00EA3714" w:rsidRDefault="00F851ED" w:rsidP="00F851ED">
      <w:pPr>
        <w:spacing w:line="360" w:lineRule="auto"/>
        <w:ind w:firstLine="567"/>
        <w:jc w:val="both"/>
      </w:pPr>
      <w:r w:rsidRPr="008649F3">
        <w:rPr>
          <w:lang w:val="vi-VN"/>
        </w:rPr>
        <w:t>Khách hàng nội bộ (Internal Customer): Ban Giám đốc, Cổ đông (cần lộ trình tăng trưởng bền vững); Các Giám đốc Khối/Cửa hàng (cần định hướng kinh doanh rõ ràng).</w:t>
      </w:r>
    </w:p>
    <w:p w14:paraId="7655258D" w14:textId="77777777" w:rsidR="00F851ED" w:rsidRDefault="00F851ED" w:rsidP="00F851ED">
      <w:pPr>
        <w:spacing w:line="360" w:lineRule="auto"/>
        <w:ind w:firstLine="567"/>
        <w:jc w:val="both"/>
      </w:pPr>
      <w:r w:rsidRPr="008649F3">
        <w:rPr>
          <w:lang w:val="vi-VN"/>
        </w:rPr>
        <w:t>Khách hàng ngoại bộ (End User): Người tiêu dùng (được tiếp cận dòng sản phẩm mới, trải nghiệm mua sắm cải tiến theo định hướng tập đoàn).</w:t>
      </w:r>
    </w:p>
    <w:p w14:paraId="3B8E8EFB" w14:textId="77777777" w:rsidR="00F851ED" w:rsidRDefault="00F851ED" w:rsidP="00F851ED">
      <w:pPr>
        <w:rPr>
          <w:lang w:val="vi-VN"/>
        </w:rPr>
      </w:pPr>
    </w:p>
    <w:p w14:paraId="670FF74B" w14:textId="77777777" w:rsidR="00F851ED" w:rsidRPr="00604E7C" w:rsidRDefault="00F851ED" w:rsidP="00F851ED">
      <w:pPr>
        <w:pStyle w:val="Heading4"/>
        <w:rPr>
          <w:rFonts w:cs="Times New Roman"/>
          <w:color w:val="auto"/>
          <w:lang w:val="vi-VN"/>
        </w:rPr>
      </w:pPr>
      <w:r>
        <w:rPr>
          <w:rFonts w:cs="Times New Roman"/>
          <w:color w:val="auto"/>
          <w:lang w:val="vi-VN"/>
        </w:rPr>
        <w:t>c</w:t>
      </w:r>
      <w:r w:rsidRPr="00604E7C">
        <w:rPr>
          <w:rFonts w:cs="Times New Roman"/>
          <w:color w:val="auto"/>
          <w:lang w:val="vi-VN"/>
        </w:rPr>
        <w:t xml:space="preserve">) </w:t>
      </w:r>
      <w:r w:rsidRPr="00074518">
        <w:rPr>
          <w:rFonts w:cs="Times New Roman"/>
          <w:color w:val="auto"/>
          <w:lang w:val="vi-VN"/>
        </w:rPr>
        <w:t>Mô tả Quy trình bằng lời</w:t>
      </w:r>
    </w:p>
    <w:p w14:paraId="6A8ED65B" w14:textId="77777777" w:rsidR="00F851ED" w:rsidRPr="000711FC" w:rsidRDefault="00F851ED" w:rsidP="00F851ED">
      <w:pPr>
        <w:spacing w:line="360" w:lineRule="auto"/>
        <w:ind w:firstLine="567"/>
        <w:jc w:val="both"/>
        <w:rPr>
          <w:lang w:val="vi-VN"/>
        </w:rPr>
      </w:pPr>
      <w:r w:rsidRPr="003E3471">
        <w:rPr>
          <w:b/>
          <w:bCs/>
          <w:lang w:val="vi-VN"/>
        </w:rPr>
        <w:t>Bước 1 (Start Event - Timer Event):</w:t>
      </w:r>
      <w:r w:rsidRPr="000C6B98">
        <w:rPr>
          <w:lang w:val="vi-VN"/>
        </w:rPr>
        <w:t xml:space="preserve"> Kích hoạt định kỳ theo chu kỳ chiến lược (Đầu Quý hoặc Đầu Năm) hoặc sự kiện thị trường bất thường.</w:t>
      </w:r>
    </w:p>
    <w:p w14:paraId="04C2404C" w14:textId="77777777" w:rsidR="00F851ED" w:rsidRPr="000711FC" w:rsidRDefault="00F851ED" w:rsidP="00F851ED">
      <w:pPr>
        <w:spacing w:line="360" w:lineRule="auto"/>
        <w:ind w:firstLine="567"/>
        <w:jc w:val="both"/>
        <w:rPr>
          <w:lang w:val="vi-VN"/>
        </w:rPr>
      </w:pPr>
      <w:r w:rsidRPr="003E3471">
        <w:rPr>
          <w:b/>
          <w:bCs/>
          <w:lang w:val="vi-VN"/>
        </w:rPr>
        <w:t>Bước 2 (Service Task - BI Engine):</w:t>
      </w:r>
      <w:r w:rsidRPr="000C6B98">
        <w:rPr>
          <w:lang w:val="vi-VN"/>
        </w:rPr>
        <w:t xml:space="preserve"> Hệ thống Data Warehouse tự động trích xuất báo cáo doanh số, tốc độ tăng trưởng ngành mỹ phẩm/tiêu dùng và dữ liệu hành vi người dùng.</w:t>
      </w:r>
    </w:p>
    <w:p w14:paraId="2B2951EB" w14:textId="77777777" w:rsidR="00F851ED" w:rsidRPr="000711FC" w:rsidRDefault="00F851ED" w:rsidP="00F851ED">
      <w:pPr>
        <w:spacing w:line="360" w:lineRule="auto"/>
        <w:ind w:firstLine="567"/>
        <w:jc w:val="both"/>
        <w:rPr>
          <w:lang w:val="vi-VN"/>
        </w:rPr>
      </w:pPr>
      <w:r w:rsidRPr="005174E2">
        <w:rPr>
          <w:b/>
          <w:bCs/>
          <w:lang w:val="vi-VN"/>
        </w:rPr>
        <w:lastRenderedPageBreak/>
        <w:t>Bước 3 (User Task - BA Specialist):</w:t>
      </w:r>
      <w:r w:rsidRPr="000C6B98">
        <w:rPr>
          <w:lang w:val="vi-VN"/>
        </w:rPr>
        <w:t xml:space="preserve"> Phân tích mô hình SWOT/PESTEL, đánh giá hiệu quả các kênh bán hàng hiện tại và xuất Báo cáo Phân tích Chiến lược (Strategic Assessment Report).</w:t>
      </w:r>
    </w:p>
    <w:p w14:paraId="6B386196" w14:textId="77777777" w:rsidR="00F851ED" w:rsidRPr="000711FC" w:rsidRDefault="00F851ED" w:rsidP="00F851ED">
      <w:pPr>
        <w:spacing w:line="360" w:lineRule="auto"/>
        <w:ind w:firstLine="567"/>
        <w:jc w:val="both"/>
        <w:rPr>
          <w:lang w:val="vi-VN"/>
        </w:rPr>
      </w:pPr>
      <w:r w:rsidRPr="005174E2">
        <w:rPr>
          <w:b/>
          <w:bCs/>
          <w:lang w:val="vi-VN"/>
        </w:rPr>
        <w:t>Bước 4 (User Task - CCO):</w:t>
      </w:r>
      <w:r w:rsidRPr="000C6B98">
        <w:rPr>
          <w:lang w:val="vi-VN"/>
        </w:rPr>
        <w:t xml:space="preserve"> Thiết lập Mục tiêu Doanh số (Sales Target), Kế hoạch Mở rộng Điểm bán (Store Expansion) và Phân bổ Chi tiêu cho các kênh.</w:t>
      </w:r>
    </w:p>
    <w:p w14:paraId="6D04A0B0" w14:textId="77777777" w:rsidR="00F851ED" w:rsidRPr="000711FC" w:rsidRDefault="00F851ED" w:rsidP="00F851ED">
      <w:pPr>
        <w:spacing w:line="360" w:lineRule="auto"/>
        <w:ind w:firstLine="567"/>
        <w:jc w:val="both"/>
        <w:rPr>
          <w:b/>
          <w:lang w:val="vi-VN"/>
        </w:rPr>
      </w:pPr>
      <w:r w:rsidRPr="005174E2">
        <w:rPr>
          <w:b/>
          <w:bCs/>
          <w:lang w:val="vi-VN"/>
        </w:rPr>
        <w:t>Bước 5 (Exclusive Gateway - Kiểm tra Tính khả thi &amp; Ngân sách):</w:t>
      </w:r>
    </w:p>
    <w:p w14:paraId="65958109" w14:textId="77777777" w:rsidR="00F851ED" w:rsidRPr="000711FC" w:rsidRDefault="00F851ED" w:rsidP="00F851ED">
      <w:pPr>
        <w:spacing w:line="360" w:lineRule="auto"/>
        <w:ind w:firstLine="567"/>
        <w:jc w:val="both"/>
        <w:rPr>
          <w:lang w:val="vi-VN"/>
        </w:rPr>
      </w:pPr>
      <w:r w:rsidRPr="000C6B98">
        <w:rPr>
          <w:lang w:val="vi-VN"/>
        </w:rPr>
        <w:t>Nếu Kế hoạch vượt mức rủi ro/ngân sách: Chuyển luồng yêu cầu CCO chỉnh sửa lại chỉ tiêu</w:t>
      </w:r>
      <w:r w:rsidRPr="000711FC">
        <w:rPr>
          <w:lang w:val="vi-VN"/>
        </w:rPr>
        <w:t>.</w:t>
      </w:r>
    </w:p>
    <w:p w14:paraId="33843546" w14:textId="77777777" w:rsidR="00F851ED" w:rsidRPr="000711FC" w:rsidRDefault="00F851ED" w:rsidP="00F851ED">
      <w:pPr>
        <w:spacing w:line="360" w:lineRule="auto"/>
        <w:ind w:firstLine="567"/>
        <w:jc w:val="both"/>
        <w:rPr>
          <w:lang w:val="vi-VN"/>
        </w:rPr>
      </w:pPr>
      <w:r w:rsidRPr="000C6B98">
        <w:rPr>
          <w:lang w:val="vi-VN"/>
        </w:rPr>
        <w:t>Nếu Kế hoạch hợp lý: Chuyển luồng đến Hội đồng Quản trị duyệt.</w:t>
      </w:r>
    </w:p>
    <w:p w14:paraId="71FC93B2" w14:textId="77777777" w:rsidR="00F851ED" w:rsidRPr="000711FC" w:rsidRDefault="00F851ED" w:rsidP="00F851ED">
      <w:pPr>
        <w:spacing w:line="360" w:lineRule="auto"/>
        <w:ind w:firstLine="567"/>
        <w:jc w:val="both"/>
        <w:rPr>
          <w:lang w:val="vi-VN"/>
        </w:rPr>
      </w:pPr>
      <w:r w:rsidRPr="005174E2">
        <w:rPr>
          <w:b/>
          <w:bCs/>
          <w:lang w:val="vi-VN"/>
        </w:rPr>
        <w:t>Bước 6 (User Task - BOD/CEO):</w:t>
      </w:r>
      <w:r w:rsidRPr="000C6B98">
        <w:rPr>
          <w:lang w:val="vi-VN"/>
        </w:rPr>
        <w:t xml:space="preserve"> Hội đồng Quản trị xem xét, tiến hành bỏ phiếu/duyệt Kế hoạch Chiến lược (Master Sales Plan).</w:t>
      </w:r>
    </w:p>
    <w:p w14:paraId="01BB08A2" w14:textId="77777777" w:rsidR="00F851ED" w:rsidRPr="000711FC" w:rsidRDefault="00F851ED" w:rsidP="00F851ED">
      <w:pPr>
        <w:spacing w:line="360" w:lineRule="auto"/>
        <w:ind w:firstLine="567"/>
        <w:jc w:val="both"/>
        <w:rPr>
          <w:lang w:val="vi-VN"/>
        </w:rPr>
      </w:pPr>
      <w:r w:rsidRPr="005174E2">
        <w:rPr>
          <w:b/>
          <w:bCs/>
          <w:lang w:val="vi-VN"/>
        </w:rPr>
        <w:t>Bước 7 (Service Task - ERP/OKRs Sync):</w:t>
      </w:r>
      <w:r w:rsidRPr="000C6B98">
        <w:rPr>
          <w:lang w:val="vi-VN"/>
        </w:rPr>
        <w:t xml:space="preserve"> Hệ thống đồng bộ Kế hoạch Master thành các mục tiêu cụ thể xuống hệ thống quản trị của từng phòng ban.</w:t>
      </w:r>
    </w:p>
    <w:p w14:paraId="7F46D0CA" w14:textId="77777777" w:rsidR="00F851ED" w:rsidRPr="00FA64DC" w:rsidRDefault="00F851ED" w:rsidP="00F851ED">
      <w:pPr>
        <w:spacing w:line="360" w:lineRule="auto"/>
        <w:ind w:firstLine="567"/>
        <w:jc w:val="both"/>
        <w:rPr>
          <w:lang w:val="vi-VN"/>
        </w:rPr>
      </w:pPr>
      <w:r w:rsidRPr="005174E2">
        <w:rPr>
          <w:b/>
          <w:bCs/>
          <w:lang w:val="vi-VN"/>
        </w:rPr>
        <w:t>Bước 8 (End Event):</w:t>
      </w:r>
      <w:r w:rsidRPr="000C6B98">
        <w:rPr>
          <w:lang w:val="vi-VN"/>
        </w:rPr>
        <w:t xml:space="preserve"> Chiến dịch/Kế hoạch chiến lược chính thức có hiệu lực thi hành.</w:t>
      </w:r>
    </w:p>
    <w:p w14:paraId="5AC4E073" w14:textId="77777777" w:rsidR="00F851ED" w:rsidRDefault="00F851ED" w:rsidP="00F851ED">
      <w:pPr>
        <w:rPr>
          <w:lang w:val="vi-VN"/>
        </w:rPr>
      </w:pPr>
    </w:p>
    <w:p w14:paraId="4DE3917D" w14:textId="77777777" w:rsidR="00F851ED" w:rsidRPr="00604E7C" w:rsidRDefault="00F851ED" w:rsidP="00F851ED">
      <w:pPr>
        <w:pStyle w:val="Heading4"/>
        <w:rPr>
          <w:rFonts w:cs="Times New Roman"/>
          <w:color w:val="auto"/>
          <w:lang w:val="vi-VN"/>
        </w:rPr>
      </w:pPr>
      <w:r>
        <w:rPr>
          <w:rFonts w:cs="Times New Roman"/>
          <w:color w:val="auto"/>
          <w:lang w:val="vi-VN"/>
        </w:rPr>
        <w:t>d</w:t>
      </w:r>
      <w:r w:rsidRPr="00604E7C">
        <w:rPr>
          <w:rFonts w:cs="Times New Roman"/>
          <w:color w:val="auto"/>
          <w:lang w:val="vi-VN"/>
        </w:rPr>
        <w:t xml:space="preserve">) </w:t>
      </w:r>
      <w:r>
        <w:rPr>
          <w:rFonts w:cs="Times New Roman"/>
          <w:color w:val="auto"/>
          <w:lang w:val="vi-VN"/>
        </w:rPr>
        <w:t xml:space="preserve">Những </w:t>
      </w:r>
      <w:r w:rsidRPr="00CC3CD9">
        <w:rPr>
          <w:rFonts w:cs="Times New Roman"/>
          <w:color w:val="auto"/>
          <w:lang w:val="vi-VN"/>
        </w:rPr>
        <w:t>khả năng kết quả của Quy trình (Process Outcomes)</w:t>
      </w:r>
    </w:p>
    <w:p w14:paraId="2E514FF6" w14:textId="77777777" w:rsidR="00F851ED" w:rsidRPr="000711FC" w:rsidRDefault="00F851ED" w:rsidP="00F851ED">
      <w:pPr>
        <w:spacing w:line="360" w:lineRule="auto"/>
        <w:ind w:firstLine="720"/>
        <w:jc w:val="both"/>
        <w:rPr>
          <w:lang w:val="vi-VN"/>
        </w:rPr>
      </w:pPr>
      <w:r w:rsidRPr="000D5C13">
        <w:rPr>
          <w:b/>
          <w:bCs/>
          <w:lang w:val="vi-VN"/>
        </w:rPr>
        <w:t>Kết quả thành công (Happy Path):</w:t>
      </w:r>
      <w:r w:rsidRPr="00216414">
        <w:rPr>
          <w:lang w:val="vi-VN"/>
        </w:rPr>
        <w:t xml:space="preserve"> Kế hoạch chiến lược được phê duyệt đúng thời hạn, phân bổ chỉ tiêu chính xác, tạo tiền đề đạt và vượt KPI doanh thu.</w:t>
      </w:r>
    </w:p>
    <w:p w14:paraId="00756B42" w14:textId="77777777" w:rsidR="00F851ED" w:rsidRPr="000D5C13" w:rsidRDefault="00F851ED" w:rsidP="00F851ED">
      <w:pPr>
        <w:spacing w:line="360" w:lineRule="auto"/>
        <w:ind w:firstLine="720"/>
        <w:jc w:val="both"/>
        <w:rPr>
          <w:b/>
          <w:bCs/>
        </w:rPr>
      </w:pPr>
      <w:r w:rsidRPr="000D5C13">
        <w:rPr>
          <w:b/>
          <w:bCs/>
          <w:lang w:val="vi-VN"/>
        </w:rPr>
        <w:t>Kết quả thất bại/Bất thường (Exceptions/Alternative Paths):</w:t>
      </w:r>
    </w:p>
    <w:p w14:paraId="33A0831E" w14:textId="77777777" w:rsidR="00F851ED" w:rsidRDefault="00F851ED" w:rsidP="00F851ED">
      <w:pPr>
        <w:spacing w:line="360" w:lineRule="auto"/>
        <w:ind w:firstLine="720"/>
        <w:jc w:val="both"/>
      </w:pPr>
      <w:r w:rsidRPr="00216414">
        <w:rPr>
          <w:lang w:val="vi-VN"/>
        </w:rPr>
        <w:t xml:space="preserve">Kế hoạch bị bác bỏ do dự báo thị trường sai lệch hoặc thiếu tính khả thi </w:t>
      </w:r>
      <w:r>
        <w:sym w:font="Wingdings" w:char="F0E0"/>
      </w:r>
      <w:r>
        <w:t xml:space="preserve"> </w:t>
      </w:r>
      <w:r w:rsidRPr="00216414">
        <w:rPr>
          <w:lang w:val="vi-VN"/>
        </w:rPr>
        <w:t xml:space="preserve"> Phải làm lại từ Bước 3.</w:t>
      </w:r>
    </w:p>
    <w:p w14:paraId="2FD2DBF5" w14:textId="77777777" w:rsidR="00F851ED" w:rsidRDefault="00F851ED" w:rsidP="00F851ED">
      <w:pPr>
        <w:spacing w:line="360" w:lineRule="auto"/>
        <w:ind w:firstLine="720"/>
        <w:jc w:val="both"/>
      </w:pPr>
      <w:r w:rsidRPr="00216414">
        <w:rPr>
          <w:lang w:val="vi-VN"/>
        </w:rPr>
        <w:t xml:space="preserve">Biến động thị trường bất ngờ (VD: Thay đổi chính sách thuế/nhập khẩu mỹ phẩm) </w:t>
      </w:r>
      <w:r>
        <w:sym w:font="Wingdings" w:char="F0E0"/>
      </w:r>
      <w:r>
        <w:t xml:space="preserve"> </w:t>
      </w:r>
      <w:r w:rsidRPr="00216414">
        <w:rPr>
          <w:lang w:val="vi-VN"/>
        </w:rPr>
        <w:t>Kích hoạt Sự kiện Điều chỉnh Chiến lược giữa kỳ (Mid-term Strategy Adjustment).</w:t>
      </w:r>
      <w:r w:rsidRPr="004B218A">
        <w:rPr>
          <w:lang w:val="vi-VN"/>
        </w:rPr>
        <w:t>hàng.</w:t>
      </w:r>
    </w:p>
    <w:p w14:paraId="474D24FA" w14:textId="4BAB6D96" w:rsidR="00F851ED" w:rsidRDefault="00F851ED" w:rsidP="00F851ED">
      <w:pPr>
        <w:pStyle w:val="Heading3"/>
        <w:spacing w:after="0"/>
        <w:rPr>
          <w:rFonts w:ascii="Times  New Roman" w:hAnsi="Times  New Roman"/>
          <w:i/>
          <w:iCs/>
        </w:rPr>
      </w:pPr>
      <w:bookmarkStart w:id="8" w:name="_Toc237199194"/>
      <w:r>
        <w:rPr>
          <w:rFonts w:ascii="Times  New Roman" w:hAnsi="Times  New Roman"/>
          <w:i/>
          <w:iCs/>
        </w:rPr>
        <w:t>2</w:t>
      </w:r>
      <w:r>
        <w:rPr>
          <w:rFonts w:ascii="Times  New Roman" w:hAnsi="Times  New Roman"/>
          <w:i/>
          <w:iCs/>
          <w:lang w:val="vi-VN"/>
        </w:rPr>
        <w:t>.</w:t>
      </w:r>
      <w:del w:id="9" w:author="Nguyễn Thị Xuân Ngọc" w:date="2026-08-09T23:02:00Z">
        <w:r w:rsidDel="00F851ED">
          <w:rPr>
            <w:rFonts w:ascii="Times  New Roman" w:hAnsi="Times  New Roman"/>
            <w:i/>
            <w:iCs/>
            <w:lang w:val="vi-VN"/>
          </w:rPr>
          <w:delText>1</w:delText>
        </w:r>
      </w:del>
      <w:ins w:id="10" w:author="Nguyễn Thị Xuân Ngọc" w:date="2026-08-09T23:02:00Z">
        <w:r>
          <w:rPr>
            <w:rFonts w:ascii="Times  New Roman" w:hAnsi="Times  New Roman"/>
            <w:i/>
            <w:iCs/>
            <w:lang w:val="vi-VN"/>
          </w:rPr>
          <w:t>3</w:t>
        </w:r>
      </w:ins>
      <w:r>
        <w:rPr>
          <w:rFonts w:ascii="Times  New Roman" w:hAnsi="Times  New Roman"/>
          <w:i/>
          <w:iCs/>
          <w:lang w:val="vi-VN"/>
        </w:rPr>
        <w:t xml:space="preserve">.2. </w:t>
      </w:r>
      <w:r w:rsidRPr="00495E9B">
        <w:rPr>
          <w:rFonts w:ascii="Times  New Roman" w:hAnsi="Times  New Roman"/>
          <w:i/>
          <w:iCs/>
        </w:rPr>
        <w:t xml:space="preserve">Quy </w:t>
      </w:r>
      <w:proofErr w:type="spellStart"/>
      <w:r>
        <w:rPr>
          <w:rFonts w:ascii="Times  New Roman" w:hAnsi="Times  New Roman"/>
          <w:i/>
          <w:iCs/>
        </w:rPr>
        <w:t>trình</w:t>
      </w:r>
      <w:proofErr w:type="spellEnd"/>
      <w:r>
        <w:rPr>
          <w:rFonts w:ascii="Times  New Roman" w:hAnsi="Times  New Roman"/>
          <w:i/>
          <w:iCs/>
        </w:rPr>
        <w:t xml:space="preserve"> </w:t>
      </w:r>
      <w:proofErr w:type="spellStart"/>
      <w:r>
        <w:rPr>
          <w:rFonts w:ascii="Times  New Roman" w:hAnsi="Times  New Roman"/>
          <w:i/>
          <w:iCs/>
        </w:rPr>
        <w:t>Quản</w:t>
      </w:r>
      <w:proofErr w:type="spellEnd"/>
      <w:r>
        <w:rPr>
          <w:rFonts w:ascii="Times  New Roman" w:hAnsi="Times  New Roman"/>
          <w:i/>
          <w:iCs/>
        </w:rPr>
        <w:t xml:space="preserve"> </w:t>
      </w:r>
      <w:proofErr w:type="spellStart"/>
      <w:r>
        <w:rPr>
          <w:rFonts w:ascii="Times  New Roman" w:hAnsi="Times  New Roman"/>
          <w:i/>
          <w:iCs/>
        </w:rPr>
        <w:t>trị</w:t>
      </w:r>
      <w:proofErr w:type="spellEnd"/>
      <w:r>
        <w:rPr>
          <w:rFonts w:ascii="Times  New Roman" w:hAnsi="Times  New Roman"/>
          <w:i/>
          <w:iCs/>
        </w:rPr>
        <w:t xml:space="preserve"> </w:t>
      </w:r>
      <w:proofErr w:type="spellStart"/>
      <w:r w:rsidRPr="00323B80">
        <w:rPr>
          <w:rFonts w:ascii="Times  New Roman" w:hAnsi="Times  New Roman"/>
          <w:i/>
          <w:iCs/>
        </w:rPr>
        <w:t>Hiệu</w:t>
      </w:r>
      <w:proofErr w:type="spellEnd"/>
      <w:r w:rsidRPr="00323B80">
        <w:rPr>
          <w:rFonts w:ascii="Times  New Roman" w:hAnsi="Times  New Roman"/>
          <w:i/>
          <w:iCs/>
        </w:rPr>
        <w:t xml:space="preserve"> </w:t>
      </w:r>
      <w:proofErr w:type="spellStart"/>
      <w:r w:rsidRPr="00323B80">
        <w:rPr>
          <w:rFonts w:ascii="Times  New Roman" w:hAnsi="Times  New Roman"/>
          <w:i/>
          <w:iCs/>
        </w:rPr>
        <w:t>Suất</w:t>
      </w:r>
      <w:proofErr w:type="spellEnd"/>
      <w:r w:rsidRPr="00323B80">
        <w:rPr>
          <w:rFonts w:ascii="Times  New Roman" w:hAnsi="Times  New Roman"/>
          <w:i/>
          <w:iCs/>
        </w:rPr>
        <w:t xml:space="preserve"> </w:t>
      </w:r>
      <w:proofErr w:type="spellStart"/>
      <w:r w:rsidRPr="00323B80">
        <w:rPr>
          <w:rFonts w:ascii="Times  New Roman" w:hAnsi="Times  New Roman"/>
          <w:i/>
          <w:iCs/>
        </w:rPr>
        <w:t>V</w:t>
      </w:r>
      <w:r w:rsidRPr="00323B80">
        <w:rPr>
          <w:rFonts w:ascii="Times  New Roman" w:hAnsi="Times  New Roman" w:hint="eastAsia"/>
          <w:i/>
          <w:iCs/>
        </w:rPr>
        <w:t>à</w:t>
      </w:r>
      <w:proofErr w:type="spellEnd"/>
      <w:r w:rsidRPr="00323B80">
        <w:rPr>
          <w:rFonts w:ascii="Times  New Roman" w:hAnsi="Times  New Roman"/>
          <w:i/>
          <w:iCs/>
        </w:rPr>
        <w:t xml:space="preserve"> </w:t>
      </w:r>
      <w:proofErr w:type="spellStart"/>
      <w:r w:rsidRPr="00323B80">
        <w:rPr>
          <w:rFonts w:ascii="Times  New Roman" w:hAnsi="Times  New Roman"/>
          <w:i/>
          <w:iCs/>
        </w:rPr>
        <w:t>Kpi</w:t>
      </w:r>
      <w:proofErr w:type="spellEnd"/>
      <w:r w:rsidRPr="00323B80">
        <w:rPr>
          <w:rFonts w:ascii="Times  New Roman" w:hAnsi="Times  New Roman"/>
          <w:i/>
          <w:iCs/>
        </w:rPr>
        <w:t xml:space="preserve"> (Performance</w:t>
      </w:r>
      <w:r>
        <w:rPr>
          <w:rFonts w:ascii="Times  New Roman" w:hAnsi="Times  New Roman"/>
          <w:i/>
          <w:iCs/>
        </w:rPr>
        <w:t xml:space="preserve"> Management</w:t>
      </w:r>
      <w:r w:rsidRPr="00323B80">
        <w:rPr>
          <w:rFonts w:ascii="Times  New Roman" w:hAnsi="Times  New Roman"/>
          <w:i/>
          <w:iCs/>
        </w:rPr>
        <w:t xml:space="preserve"> &amp; </w:t>
      </w:r>
      <w:proofErr w:type="spellStart"/>
      <w:r w:rsidRPr="00323B80">
        <w:rPr>
          <w:rFonts w:ascii="Times  New Roman" w:hAnsi="Times  New Roman"/>
          <w:i/>
          <w:iCs/>
        </w:rPr>
        <w:t>Kpi</w:t>
      </w:r>
      <w:proofErr w:type="spellEnd"/>
      <w:r w:rsidRPr="00323B80">
        <w:rPr>
          <w:rFonts w:ascii="Times  New Roman" w:hAnsi="Times  New Roman"/>
          <w:i/>
          <w:iCs/>
        </w:rPr>
        <w:t xml:space="preserve"> Governance)</w:t>
      </w:r>
      <w:bookmarkEnd w:id="8"/>
    </w:p>
    <w:p w14:paraId="75905A47" w14:textId="77777777" w:rsidR="00F851ED" w:rsidRPr="00604E7C" w:rsidRDefault="00F851ED" w:rsidP="00F851ED">
      <w:pPr>
        <w:pStyle w:val="Heading4"/>
        <w:rPr>
          <w:rFonts w:cs="Times New Roman"/>
          <w:color w:val="auto"/>
          <w:lang w:val="vi-VN"/>
        </w:rPr>
      </w:pPr>
      <w:r w:rsidRPr="00604E7C">
        <w:rPr>
          <w:rFonts w:cs="Times New Roman"/>
          <w:color w:val="auto"/>
          <w:lang w:val="vi-VN"/>
        </w:rPr>
        <w:t>a) Actor (Các Tác nhân &amp; Phân luồng Swimlanes).</w:t>
      </w:r>
    </w:p>
    <w:p w14:paraId="3DE45B04" w14:textId="77777777" w:rsidR="00F851ED" w:rsidRPr="00141031" w:rsidRDefault="00F851ED" w:rsidP="00F851ED">
      <w:pPr>
        <w:spacing w:line="360" w:lineRule="auto"/>
        <w:ind w:firstLine="567"/>
        <w:jc w:val="both"/>
        <w:rPr>
          <w:lang w:val="vi-VN"/>
        </w:rPr>
      </w:pPr>
      <w:r w:rsidRPr="00141031">
        <w:rPr>
          <w:lang w:val="vi-VN"/>
        </w:rPr>
        <w:t>Hệ thống Quản trị Hiệu năng (HRM / Performance Engine - Service Task): Tự động thu thập dữ liệu đo lường từ các hệ thống OMS, CRM, WMS.</w:t>
      </w:r>
    </w:p>
    <w:p w14:paraId="7C8480CA" w14:textId="77777777" w:rsidR="00F851ED" w:rsidRPr="000711FC" w:rsidRDefault="00F851ED" w:rsidP="00F851ED">
      <w:pPr>
        <w:spacing w:line="360" w:lineRule="auto"/>
        <w:ind w:firstLine="567"/>
        <w:jc w:val="both"/>
        <w:rPr>
          <w:lang w:val="vi-VN"/>
        </w:rPr>
      </w:pPr>
      <w:r w:rsidRPr="00141031">
        <w:rPr>
          <w:lang w:val="vi-VN"/>
        </w:rPr>
        <w:t>Bộ phận Nhân sự / Quản trị Hiệu năng (HR / Performance Team - User Task): Thiết lập bộ chỉ số KPI/OKR, theo dõi độ lệch tiến độ.</w:t>
      </w:r>
    </w:p>
    <w:p w14:paraId="024DCB82" w14:textId="77777777" w:rsidR="00F851ED" w:rsidRPr="000711FC" w:rsidRDefault="00F851ED" w:rsidP="00F851ED">
      <w:pPr>
        <w:spacing w:line="360" w:lineRule="auto"/>
        <w:ind w:firstLine="567"/>
        <w:jc w:val="both"/>
        <w:rPr>
          <w:lang w:val="vi-VN"/>
        </w:rPr>
      </w:pPr>
      <w:r w:rsidRPr="00141031">
        <w:rPr>
          <w:lang w:val="vi-VN"/>
        </w:rPr>
        <w:lastRenderedPageBreak/>
        <w:t>Quản lý Khối / Trưởng bộ phận (Department Heads - User Task): Đánh giá hiệu suất nhân sự và đề xuất giải pháp cải thiện</w:t>
      </w:r>
      <w:r w:rsidRPr="000711FC">
        <w:rPr>
          <w:lang w:val="vi-VN"/>
        </w:rPr>
        <w:t>.</w:t>
      </w:r>
    </w:p>
    <w:p w14:paraId="7D84F318" w14:textId="77777777" w:rsidR="00F851ED" w:rsidRPr="000711FC" w:rsidRDefault="00F851ED" w:rsidP="00F851ED">
      <w:pPr>
        <w:spacing w:line="360" w:lineRule="auto"/>
        <w:ind w:firstLine="567"/>
        <w:jc w:val="both"/>
        <w:rPr>
          <w:lang w:val="vi-VN"/>
        </w:rPr>
      </w:pPr>
      <w:r w:rsidRPr="00141031">
        <w:rPr>
          <w:lang w:val="vi-VN"/>
        </w:rPr>
        <w:t>Ban Điều hành (Executive Board - Approver / User Task): Phê duyệt báo cáo hiệu suất toàn công ty và quỹ thưởng.</w:t>
      </w:r>
    </w:p>
    <w:p w14:paraId="706EDAC0" w14:textId="77777777" w:rsidR="00F851ED" w:rsidRDefault="00F851ED" w:rsidP="00F851ED">
      <w:pPr>
        <w:rPr>
          <w:lang w:val="vi-VN"/>
        </w:rPr>
      </w:pPr>
    </w:p>
    <w:p w14:paraId="67CAF268" w14:textId="77777777" w:rsidR="00F851ED" w:rsidRPr="00604E7C" w:rsidRDefault="00F851ED" w:rsidP="00F851ED">
      <w:pPr>
        <w:pStyle w:val="Heading4"/>
        <w:rPr>
          <w:rFonts w:cs="Times New Roman"/>
          <w:color w:val="auto"/>
          <w:lang w:val="vi-VN"/>
        </w:rPr>
      </w:pPr>
      <w:r>
        <w:rPr>
          <w:rFonts w:cs="Times New Roman"/>
          <w:color w:val="auto"/>
          <w:lang w:val="vi-VN"/>
        </w:rPr>
        <w:t>b</w:t>
      </w:r>
      <w:r w:rsidRPr="00604E7C">
        <w:rPr>
          <w:rFonts w:cs="Times New Roman"/>
          <w:color w:val="auto"/>
          <w:lang w:val="vi-VN"/>
        </w:rPr>
        <w:t xml:space="preserve">) </w:t>
      </w:r>
      <w:r w:rsidRPr="00770023">
        <w:rPr>
          <w:rFonts w:cs="Times New Roman"/>
          <w:color w:val="auto"/>
          <w:lang w:val="vi-VN"/>
        </w:rPr>
        <w:t>Khách hàng</w:t>
      </w:r>
      <w:r>
        <w:rPr>
          <w:rFonts w:cs="Times New Roman"/>
          <w:color w:val="auto"/>
          <w:lang w:val="vi-VN"/>
        </w:rPr>
        <w:t xml:space="preserve"> của quy trình</w:t>
      </w:r>
    </w:p>
    <w:p w14:paraId="6FC266F4" w14:textId="77777777" w:rsidR="00F851ED" w:rsidRPr="000711FC" w:rsidRDefault="00F851ED" w:rsidP="00F851ED">
      <w:pPr>
        <w:spacing w:line="360" w:lineRule="auto"/>
        <w:ind w:firstLine="567"/>
        <w:jc w:val="both"/>
        <w:rPr>
          <w:lang w:val="vi-VN"/>
        </w:rPr>
      </w:pPr>
      <w:r w:rsidRPr="008010A1">
        <w:rPr>
          <w:lang w:val="vi-VN"/>
        </w:rPr>
        <w:t>Khách hàng nội bộ: Toàn thể Cán bộ Công nhân viên (cần sự minh bạch trong đánh giá, khen thưởng và lộ trình thăng tiến).</w:t>
      </w:r>
    </w:p>
    <w:p w14:paraId="0FF4A36B" w14:textId="77777777" w:rsidR="00F851ED" w:rsidRPr="000711FC" w:rsidRDefault="00F851ED" w:rsidP="00F851ED">
      <w:pPr>
        <w:spacing w:line="360" w:lineRule="auto"/>
        <w:ind w:firstLine="567"/>
        <w:jc w:val="both"/>
        <w:rPr>
          <w:lang w:val="vi-VN"/>
        </w:rPr>
      </w:pPr>
      <w:r w:rsidRPr="008010A1">
        <w:rPr>
          <w:lang w:val="vi-VN"/>
        </w:rPr>
        <w:t>Khách hàng ngoại bộ: Gián tiếp nhận được chất lượng dịch vụ tốt hơn do nhân viên được thúc đẩy bởi hệ thống KPI hiệu quả.</w:t>
      </w:r>
      <w:r w:rsidRPr="00141031">
        <w:rPr>
          <w:lang w:val="vi-VN"/>
        </w:rPr>
        <w:t>.</w:t>
      </w:r>
    </w:p>
    <w:p w14:paraId="372DEE41" w14:textId="77777777" w:rsidR="00F851ED" w:rsidRDefault="00F851ED" w:rsidP="00F851ED">
      <w:pPr>
        <w:rPr>
          <w:lang w:val="vi-VN"/>
        </w:rPr>
      </w:pPr>
    </w:p>
    <w:p w14:paraId="7819F7CC" w14:textId="77777777" w:rsidR="00F851ED" w:rsidRPr="000711FC" w:rsidRDefault="00F851ED" w:rsidP="00F851ED">
      <w:pPr>
        <w:pStyle w:val="Heading4"/>
        <w:numPr>
          <w:ilvl w:val="0"/>
          <w:numId w:val="1"/>
        </w:numPr>
        <w:tabs>
          <w:tab w:val="num" w:pos="360"/>
        </w:tabs>
        <w:ind w:left="0" w:firstLine="0"/>
        <w:rPr>
          <w:rFonts w:cs="Times New Roman"/>
          <w:color w:val="auto"/>
          <w:lang w:val="vi-VN"/>
        </w:rPr>
      </w:pPr>
      <w:r w:rsidRPr="00074518">
        <w:rPr>
          <w:rFonts w:cs="Times New Roman"/>
          <w:color w:val="auto"/>
          <w:lang w:val="vi-VN"/>
        </w:rPr>
        <w:t>Mô tả Quy trình bằng lời</w:t>
      </w:r>
    </w:p>
    <w:p w14:paraId="17443231" w14:textId="77777777" w:rsidR="00F851ED" w:rsidRPr="000711FC" w:rsidRDefault="00F851ED" w:rsidP="00F851ED">
      <w:pPr>
        <w:spacing w:line="360" w:lineRule="auto"/>
        <w:ind w:firstLine="720"/>
        <w:jc w:val="both"/>
        <w:rPr>
          <w:lang w:val="vi-VN"/>
        </w:rPr>
      </w:pPr>
      <w:r w:rsidRPr="00726838">
        <w:rPr>
          <w:b/>
          <w:bCs/>
          <w:lang w:val="vi-VN"/>
        </w:rPr>
        <w:t>Bước 1 (Start Event - Timer Event):</w:t>
      </w:r>
      <w:r w:rsidRPr="00864E0B">
        <w:rPr>
          <w:lang w:val="vi-VN"/>
        </w:rPr>
        <w:t xml:space="preserve"> Kích hoạt tự động vào ngày cuối cùng của Tháng/Quý/Năm.</w:t>
      </w:r>
    </w:p>
    <w:p w14:paraId="2E4636A0" w14:textId="77777777" w:rsidR="00F851ED" w:rsidRPr="000711FC" w:rsidRDefault="00F851ED" w:rsidP="00F851ED">
      <w:pPr>
        <w:spacing w:line="360" w:lineRule="auto"/>
        <w:ind w:firstLine="720"/>
        <w:jc w:val="both"/>
        <w:rPr>
          <w:lang w:val="vi-VN"/>
        </w:rPr>
      </w:pPr>
      <w:r w:rsidRPr="00726838">
        <w:rPr>
          <w:b/>
          <w:bCs/>
          <w:lang w:val="vi-VN"/>
        </w:rPr>
        <w:t>Bước 2 (Service Task):</w:t>
      </w:r>
      <w:r w:rsidRPr="00864E0B">
        <w:rPr>
          <w:lang w:val="vi-VN"/>
        </w:rPr>
        <w:t xml:space="preserve"> Hệ thống HRM tự động lấy dữ liệu vận hành từ OMS (Tỷ lệ giao 2H), CRM (CSAT), WMS (Tỷ lệ lệch kho) và Sales (Doanh số) để tính toán điểm KPI thô (Raw KPI Scores).</w:t>
      </w:r>
    </w:p>
    <w:p w14:paraId="56AA7423" w14:textId="77777777" w:rsidR="00F851ED" w:rsidRPr="000711FC" w:rsidRDefault="00F851ED" w:rsidP="00F851ED">
      <w:pPr>
        <w:spacing w:line="360" w:lineRule="auto"/>
        <w:ind w:firstLine="720"/>
        <w:jc w:val="both"/>
        <w:rPr>
          <w:lang w:val="vi-VN"/>
        </w:rPr>
      </w:pPr>
      <w:r w:rsidRPr="00466409">
        <w:rPr>
          <w:b/>
          <w:bCs/>
          <w:lang w:val="vi-VN"/>
        </w:rPr>
        <w:t>Bước 3 (User Task - HR Team):</w:t>
      </w:r>
      <w:r w:rsidRPr="00864E0B">
        <w:rPr>
          <w:lang w:val="vi-VN"/>
        </w:rPr>
        <w:t xml:space="preserve"> Chuẩn hóa dữ liệu, kiểm tra tính bất thường và xuất Báo cáo Hiệu suất Sơ bộ.</w:t>
      </w:r>
    </w:p>
    <w:p w14:paraId="64363EA6" w14:textId="77777777" w:rsidR="00F851ED" w:rsidRPr="000711FC" w:rsidRDefault="00F851ED" w:rsidP="00F851ED">
      <w:pPr>
        <w:spacing w:line="360" w:lineRule="auto"/>
        <w:ind w:firstLine="720"/>
        <w:jc w:val="both"/>
        <w:rPr>
          <w:lang w:val="vi-VN"/>
        </w:rPr>
      </w:pPr>
      <w:r w:rsidRPr="00466409">
        <w:rPr>
          <w:b/>
          <w:bCs/>
          <w:lang w:val="vi-VN"/>
        </w:rPr>
        <w:t>Bước 4 (User Task - Department Heads):</w:t>
      </w:r>
      <w:r w:rsidRPr="00864E0B">
        <w:rPr>
          <w:lang w:val="vi-VN"/>
        </w:rPr>
        <w:t xml:space="preserve"> Trưởng bộ phận họp review 1-1 với nhân viên, ghi nhận phản hồi và đánh giá định lượng/định tính.</w:t>
      </w:r>
    </w:p>
    <w:p w14:paraId="100E61A4" w14:textId="77777777" w:rsidR="00F851ED" w:rsidRDefault="00F851ED" w:rsidP="00F851ED">
      <w:pPr>
        <w:spacing w:line="360" w:lineRule="auto"/>
        <w:ind w:firstLine="720"/>
        <w:jc w:val="both"/>
        <w:rPr>
          <w:b/>
          <w:bCs/>
        </w:rPr>
      </w:pPr>
      <w:r w:rsidRPr="00466409">
        <w:rPr>
          <w:b/>
          <w:bCs/>
          <w:lang w:val="vi-VN"/>
        </w:rPr>
        <w:t>Bước 5 (Exclusive Gateway - Kiểm tra Mức độ Hoàn thành Target):</w:t>
      </w:r>
    </w:p>
    <w:p w14:paraId="12C4834F" w14:textId="77777777" w:rsidR="00F851ED" w:rsidRDefault="00F851ED" w:rsidP="00F851ED">
      <w:pPr>
        <w:spacing w:line="360" w:lineRule="auto"/>
        <w:ind w:firstLine="720"/>
        <w:jc w:val="both"/>
      </w:pPr>
      <w:r w:rsidRPr="00864E0B">
        <w:rPr>
          <w:lang w:val="vi-VN"/>
        </w:rPr>
        <w:t xml:space="preserve">Nếu Hiệu suất &lt; 80 Target: Bắt buộc kích hoạt Luồng Lập Kế hoạch </w:t>
      </w:r>
      <w:r>
        <w:t>c</w:t>
      </w:r>
      <w:r w:rsidRPr="00864E0B">
        <w:rPr>
          <w:lang w:val="vi-VN"/>
        </w:rPr>
        <w:t>ải thiện Hiệu suất (Performance Improvement Plan - PIP).</w:t>
      </w:r>
    </w:p>
    <w:p w14:paraId="17EE200E" w14:textId="77777777" w:rsidR="00F851ED" w:rsidRDefault="00F851ED" w:rsidP="00F851ED">
      <w:pPr>
        <w:spacing w:line="360" w:lineRule="auto"/>
        <w:ind w:firstLine="720"/>
        <w:jc w:val="both"/>
      </w:pPr>
      <w:r w:rsidRPr="00864E0B">
        <w:rPr>
          <w:lang w:val="vi-VN"/>
        </w:rPr>
        <w:t>Nếu Hiệu suất</w:t>
      </w:r>
      <w:r>
        <w:t xml:space="preserve"> </w:t>
      </w:r>
      <w:r w:rsidRPr="00864E0B">
        <w:rPr>
          <w:lang w:val="vi-VN"/>
        </w:rPr>
        <w:t xml:space="preserve"> </w:t>
      </w:r>
      <w:r>
        <w:rPr>
          <w:lang w:val="vi-VN"/>
        </w:rPr>
        <w:t>≥</w:t>
      </w:r>
      <w:r>
        <w:t xml:space="preserve"> 80</w:t>
      </w:r>
      <w:r w:rsidRPr="00864E0B">
        <w:rPr>
          <w:lang w:val="vi-VN"/>
        </w:rPr>
        <w:t xml:space="preserve"> Target: Chuyển luồng sang tính toán Khen thưởng/Phúc lợi.</w:t>
      </w:r>
    </w:p>
    <w:p w14:paraId="25506EF6" w14:textId="77777777" w:rsidR="00F851ED" w:rsidRDefault="00F851ED" w:rsidP="00F851ED">
      <w:pPr>
        <w:spacing w:line="360" w:lineRule="auto"/>
        <w:ind w:firstLine="720"/>
        <w:jc w:val="both"/>
      </w:pPr>
      <w:r w:rsidRPr="00625161">
        <w:rPr>
          <w:b/>
          <w:bCs/>
          <w:lang w:val="vi-VN"/>
        </w:rPr>
        <w:t>Bước 6 (User Task - Executive Board):</w:t>
      </w:r>
      <w:r w:rsidRPr="00864E0B">
        <w:rPr>
          <w:lang w:val="vi-VN"/>
        </w:rPr>
        <w:t xml:space="preserve"> Ban Điều hành xem xét tổng thể bức tranh hiệu suất toàn tập đoàn và phê duyệt Quỹ Khen thưởng/Chi trả KPI.</w:t>
      </w:r>
    </w:p>
    <w:p w14:paraId="19BD9DD9" w14:textId="77777777" w:rsidR="00F851ED" w:rsidRDefault="00F851ED" w:rsidP="00F851ED">
      <w:pPr>
        <w:spacing w:line="360" w:lineRule="auto"/>
        <w:ind w:firstLine="720"/>
        <w:jc w:val="both"/>
      </w:pPr>
      <w:r w:rsidRPr="00625161">
        <w:rPr>
          <w:b/>
          <w:bCs/>
          <w:lang w:val="vi-VN"/>
        </w:rPr>
        <w:t>Bước 7 (Service Task - Payroll Sync):</w:t>
      </w:r>
      <w:r w:rsidRPr="00864E0B">
        <w:rPr>
          <w:lang w:val="vi-VN"/>
        </w:rPr>
        <w:t xml:space="preserve"> Hệ thống tự động đẩy dữ liệu thưởng/trừ KPI sang Phân hệ Kế toán Tiền lương (Payroll).</w:t>
      </w:r>
    </w:p>
    <w:p w14:paraId="1A5D5671" w14:textId="77777777" w:rsidR="00F851ED" w:rsidRPr="00EF6AB1" w:rsidRDefault="00F851ED" w:rsidP="00F851ED">
      <w:pPr>
        <w:spacing w:line="360" w:lineRule="auto"/>
        <w:ind w:firstLine="720"/>
        <w:jc w:val="both"/>
      </w:pPr>
      <w:r w:rsidRPr="00625161">
        <w:rPr>
          <w:b/>
          <w:bCs/>
          <w:lang w:val="vi-VN"/>
        </w:rPr>
        <w:t>Bước 8 (End Event):</w:t>
      </w:r>
      <w:r w:rsidRPr="00864E0B">
        <w:rPr>
          <w:lang w:val="vi-VN"/>
        </w:rPr>
        <w:t xml:space="preserve"> Hoàn tất chu kỳ đánh giá hiệu suất.</w:t>
      </w:r>
      <w:r w:rsidRPr="008010A1">
        <w:rPr>
          <w:lang w:val="vi-VN"/>
        </w:rPr>
        <w:t>quả.</w:t>
      </w:r>
    </w:p>
    <w:p w14:paraId="09C9E0E8" w14:textId="77777777" w:rsidR="00F851ED" w:rsidRDefault="00F851ED" w:rsidP="00F851ED">
      <w:pPr>
        <w:rPr>
          <w:lang w:val="vi-VN"/>
        </w:rPr>
      </w:pPr>
    </w:p>
    <w:p w14:paraId="20C5CC12" w14:textId="77777777" w:rsidR="00F851ED" w:rsidRPr="00604E7C" w:rsidRDefault="00F851ED" w:rsidP="00F851ED">
      <w:pPr>
        <w:pStyle w:val="Heading4"/>
        <w:rPr>
          <w:rFonts w:cs="Times New Roman"/>
          <w:color w:val="auto"/>
          <w:lang w:val="vi-VN"/>
        </w:rPr>
      </w:pPr>
      <w:r>
        <w:rPr>
          <w:rFonts w:cs="Times New Roman"/>
          <w:color w:val="auto"/>
          <w:lang w:val="vi-VN"/>
        </w:rPr>
        <w:lastRenderedPageBreak/>
        <w:t>d</w:t>
      </w:r>
      <w:r w:rsidRPr="00604E7C">
        <w:rPr>
          <w:rFonts w:cs="Times New Roman"/>
          <w:color w:val="auto"/>
          <w:lang w:val="vi-VN"/>
        </w:rPr>
        <w:t xml:space="preserve">) </w:t>
      </w:r>
      <w:r>
        <w:rPr>
          <w:rFonts w:cs="Times New Roman"/>
          <w:color w:val="auto"/>
          <w:lang w:val="vi-VN"/>
        </w:rPr>
        <w:t xml:space="preserve">Những </w:t>
      </w:r>
      <w:r w:rsidRPr="00CC3CD9">
        <w:rPr>
          <w:rFonts w:cs="Times New Roman"/>
          <w:color w:val="auto"/>
          <w:lang w:val="vi-VN"/>
        </w:rPr>
        <w:t>khả năng kết quả của Quy trình (Process Outcomes)</w:t>
      </w:r>
    </w:p>
    <w:p w14:paraId="5F329352" w14:textId="77777777" w:rsidR="00F851ED" w:rsidRPr="000711FC" w:rsidRDefault="00F851ED" w:rsidP="00F851ED">
      <w:pPr>
        <w:spacing w:line="360" w:lineRule="auto"/>
        <w:ind w:firstLine="567"/>
        <w:jc w:val="both"/>
        <w:rPr>
          <w:lang w:val="vi-VN"/>
        </w:rPr>
      </w:pPr>
      <w:r w:rsidRPr="002D263F">
        <w:rPr>
          <w:b/>
          <w:bCs/>
          <w:lang w:val="vi-VN"/>
        </w:rPr>
        <w:t>Kết quả thành công:</w:t>
      </w:r>
      <w:r w:rsidRPr="00C86BF8">
        <w:rPr>
          <w:lang w:val="vi-VN"/>
        </w:rPr>
        <w:t xml:space="preserve"> Đánh giá minh bạch, đúng năng lực; hệ thống KPI phản ánh chính xác sức khỏe vận hành của doanh nghiệp; chi trả thưởng đúng hạn.</w:t>
      </w:r>
    </w:p>
    <w:p w14:paraId="324AA740" w14:textId="77777777" w:rsidR="00F851ED" w:rsidRPr="000711FC" w:rsidRDefault="00F851ED" w:rsidP="00F851ED">
      <w:pPr>
        <w:spacing w:line="360" w:lineRule="auto"/>
        <w:ind w:firstLine="567"/>
        <w:jc w:val="both"/>
        <w:rPr>
          <w:lang w:val="vi-VN"/>
        </w:rPr>
      </w:pPr>
      <w:r w:rsidRPr="002D263F">
        <w:rPr>
          <w:b/>
          <w:bCs/>
          <w:lang w:val="vi-VN"/>
        </w:rPr>
        <w:t>Kết quả thất bại/Bất thường:</w:t>
      </w:r>
      <w:r w:rsidRPr="000711FC">
        <w:rPr>
          <w:lang w:val="vi-VN"/>
        </w:rPr>
        <w:t xml:space="preserve"> </w:t>
      </w:r>
      <w:r w:rsidRPr="00C86BF8">
        <w:rPr>
          <w:lang w:val="vi-VN"/>
        </w:rPr>
        <w:t xml:space="preserve">Phát sinh tranh chấp/khiếu nại KPI từ nhân viên </w:t>
      </w:r>
      <w:r>
        <w:sym w:font="Wingdings" w:char="F0E0"/>
      </w:r>
      <w:r w:rsidRPr="000711FC">
        <w:rPr>
          <w:lang w:val="vi-VN"/>
        </w:rPr>
        <w:t xml:space="preserve"> </w:t>
      </w:r>
      <w:r w:rsidRPr="00C86BF8">
        <w:rPr>
          <w:lang w:val="vi-VN"/>
        </w:rPr>
        <w:t xml:space="preserve"> Chuyển luồng sang Quy trình Xử lý Khiếu nại Lao động (HR Dispute Handling).</w:t>
      </w:r>
    </w:p>
    <w:p w14:paraId="74FF22C1" w14:textId="77777777" w:rsidR="00F851ED" w:rsidRPr="000711FC" w:rsidRDefault="00F851ED" w:rsidP="00F851ED">
      <w:pPr>
        <w:spacing w:line="360" w:lineRule="auto"/>
        <w:ind w:firstLine="567"/>
        <w:jc w:val="both"/>
        <w:rPr>
          <w:lang w:val="vi-VN"/>
        </w:rPr>
      </w:pPr>
      <w:r w:rsidRPr="00C86BF8">
        <w:rPr>
          <w:lang w:val="vi-VN"/>
        </w:rPr>
        <w:t xml:space="preserve">Dữ liệu từ các hệ thống bị sai sót/thiếu hụt </w:t>
      </w:r>
      <w:r>
        <w:sym w:font="Wingdings" w:char="F0E0"/>
      </w:r>
      <w:r w:rsidRPr="00C86BF8">
        <w:rPr>
          <w:lang w:val="vi-VN"/>
        </w:rPr>
        <w:t xml:space="preserve"> Phải hiệu chỉnh thủ công (Manual Override) có văn bản phê duyệt</w:t>
      </w:r>
      <w:r w:rsidRPr="000711FC">
        <w:rPr>
          <w:lang w:val="vi-VN"/>
        </w:rPr>
        <w:t>.</w:t>
      </w:r>
    </w:p>
    <w:p w14:paraId="75474918" w14:textId="0BC3D695" w:rsidR="00F851ED" w:rsidRDefault="00F851ED" w:rsidP="00F851ED">
      <w:pPr>
        <w:pStyle w:val="Heading3"/>
        <w:spacing w:after="0"/>
        <w:rPr>
          <w:rFonts w:ascii="Times  New Roman" w:hAnsi="Times  New Roman"/>
          <w:i/>
          <w:iCs/>
        </w:rPr>
      </w:pPr>
      <w:bookmarkStart w:id="11" w:name="_Toc237199192"/>
      <w:r>
        <w:rPr>
          <w:rFonts w:ascii="Times  New Roman" w:hAnsi="Times  New Roman"/>
          <w:i/>
          <w:iCs/>
        </w:rPr>
        <w:t>2</w:t>
      </w:r>
      <w:r>
        <w:rPr>
          <w:rFonts w:ascii="Times  New Roman" w:hAnsi="Times  New Roman"/>
          <w:i/>
          <w:iCs/>
          <w:lang w:val="vi-VN"/>
        </w:rPr>
        <w:t>.</w:t>
      </w:r>
      <w:del w:id="12" w:author="Nguyễn Thị Xuân Ngọc" w:date="2026-08-09T23:02:00Z">
        <w:r w:rsidDel="00F851ED">
          <w:rPr>
            <w:rFonts w:ascii="Times  New Roman" w:hAnsi="Times  New Roman"/>
            <w:i/>
            <w:iCs/>
            <w:lang w:val="vi-VN"/>
          </w:rPr>
          <w:delText>1</w:delText>
        </w:r>
      </w:del>
      <w:ins w:id="13" w:author="Nguyễn Thị Xuân Ngọc" w:date="2026-08-09T23:02:00Z">
        <w:r>
          <w:rPr>
            <w:rFonts w:ascii="Times  New Roman" w:hAnsi="Times  New Roman"/>
            <w:i/>
            <w:iCs/>
            <w:lang w:val="vi-VN"/>
          </w:rPr>
          <w:t>3</w:t>
        </w:r>
      </w:ins>
      <w:r>
        <w:rPr>
          <w:rFonts w:ascii="Times  New Roman" w:hAnsi="Times  New Roman"/>
          <w:i/>
          <w:iCs/>
          <w:lang w:val="vi-VN"/>
        </w:rPr>
        <w:t xml:space="preserve">.3. </w:t>
      </w:r>
      <w:r w:rsidRPr="00495E9B">
        <w:rPr>
          <w:rFonts w:ascii="Times  New Roman" w:hAnsi="Times  New Roman"/>
          <w:i/>
          <w:iCs/>
        </w:rPr>
        <w:t xml:space="preserve">Quy </w:t>
      </w:r>
      <w:proofErr w:type="spellStart"/>
      <w:r>
        <w:rPr>
          <w:rFonts w:ascii="Times  New Roman" w:hAnsi="Times  New Roman"/>
          <w:i/>
          <w:iCs/>
        </w:rPr>
        <w:t>trình</w:t>
      </w:r>
      <w:proofErr w:type="spellEnd"/>
      <w:r>
        <w:rPr>
          <w:rFonts w:ascii="Times  New Roman" w:hAnsi="Times  New Roman"/>
          <w:i/>
          <w:iCs/>
        </w:rPr>
        <w:t xml:space="preserve"> </w:t>
      </w:r>
      <w:proofErr w:type="spellStart"/>
      <w:r w:rsidRPr="00A37A28">
        <w:rPr>
          <w:rFonts w:ascii="Times  New Roman" w:hAnsi="Times  New Roman"/>
          <w:i/>
          <w:iCs/>
        </w:rPr>
        <w:t>Quản</w:t>
      </w:r>
      <w:proofErr w:type="spellEnd"/>
      <w:r w:rsidRPr="00A37A28">
        <w:rPr>
          <w:rFonts w:ascii="Times  New Roman" w:hAnsi="Times  New Roman"/>
          <w:i/>
          <w:iCs/>
        </w:rPr>
        <w:t xml:space="preserve"> L</w:t>
      </w:r>
      <w:r w:rsidRPr="00A37A28">
        <w:rPr>
          <w:rFonts w:ascii="Times  New Roman" w:hAnsi="Times  New Roman" w:hint="eastAsia"/>
          <w:i/>
          <w:iCs/>
        </w:rPr>
        <w:t>ý</w:t>
      </w:r>
      <w:r w:rsidRPr="00A37A28">
        <w:rPr>
          <w:rFonts w:ascii="Times  New Roman" w:hAnsi="Times  New Roman"/>
          <w:i/>
          <w:iCs/>
        </w:rPr>
        <w:t xml:space="preserve"> </w:t>
      </w:r>
      <w:bookmarkEnd w:id="11"/>
      <w:proofErr w:type="spellStart"/>
      <w:r w:rsidRPr="006D1A5A">
        <w:rPr>
          <w:rFonts w:ascii="Times  New Roman" w:hAnsi="Times  New Roman"/>
          <w:i/>
          <w:iCs/>
        </w:rPr>
        <w:t>T</w:t>
      </w:r>
      <w:r w:rsidRPr="006D1A5A">
        <w:rPr>
          <w:rFonts w:ascii="Times  New Roman" w:hAnsi="Times  New Roman" w:hint="eastAsia"/>
          <w:i/>
          <w:iCs/>
        </w:rPr>
        <w:t>à</w:t>
      </w:r>
      <w:r w:rsidRPr="006D1A5A">
        <w:rPr>
          <w:rFonts w:ascii="Times  New Roman" w:hAnsi="Times  New Roman"/>
          <w:i/>
          <w:iCs/>
        </w:rPr>
        <w:t>i</w:t>
      </w:r>
      <w:proofErr w:type="spellEnd"/>
      <w:r w:rsidRPr="006D1A5A">
        <w:rPr>
          <w:rFonts w:ascii="Times  New Roman" w:hAnsi="Times  New Roman"/>
          <w:i/>
          <w:iCs/>
        </w:rPr>
        <w:t xml:space="preserve"> </w:t>
      </w:r>
      <w:proofErr w:type="spellStart"/>
      <w:r w:rsidRPr="006D1A5A">
        <w:rPr>
          <w:rFonts w:ascii="Times  New Roman" w:hAnsi="Times  New Roman"/>
          <w:i/>
          <w:iCs/>
        </w:rPr>
        <w:t>Ch</w:t>
      </w:r>
      <w:r w:rsidRPr="006D1A5A">
        <w:rPr>
          <w:rFonts w:ascii="Times  New Roman" w:hAnsi="Times  New Roman" w:hint="eastAsia"/>
          <w:i/>
          <w:iCs/>
        </w:rPr>
        <w:t>í</w:t>
      </w:r>
      <w:r w:rsidRPr="006D1A5A">
        <w:rPr>
          <w:rFonts w:ascii="Times  New Roman" w:hAnsi="Times  New Roman"/>
          <w:i/>
          <w:iCs/>
        </w:rPr>
        <w:t>nh</w:t>
      </w:r>
      <w:proofErr w:type="spellEnd"/>
      <w:r w:rsidRPr="006D1A5A">
        <w:rPr>
          <w:rFonts w:ascii="Times  New Roman" w:hAnsi="Times  New Roman"/>
          <w:i/>
          <w:iCs/>
        </w:rPr>
        <w:t xml:space="preserve"> </w:t>
      </w:r>
      <w:proofErr w:type="spellStart"/>
      <w:r w:rsidRPr="006D1A5A">
        <w:rPr>
          <w:rFonts w:ascii="Times  New Roman" w:hAnsi="Times  New Roman"/>
          <w:i/>
          <w:iCs/>
        </w:rPr>
        <w:t>V</w:t>
      </w:r>
      <w:r w:rsidRPr="006D1A5A">
        <w:rPr>
          <w:rFonts w:ascii="Times  New Roman" w:hAnsi="Times  New Roman" w:hint="eastAsia"/>
          <w:i/>
          <w:iCs/>
        </w:rPr>
        <w:t>à</w:t>
      </w:r>
      <w:proofErr w:type="spellEnd"/>
      <w:r w:rsidRPr="006D1A5A">
        <w:rPr>
          <w:rFonts w:ascii="Times  New Roman" w:hAnsi="Times  New Roman"/>
          <w:i/>
          <w:iCs/>
        </w:rPr>
        <w:t xml:space="preserve"> </w:t>
      </w:r>
      <w:proofErr w:type="spellStart"/>
      <w:r w:rsidRPr="006D1A5A">
        <w:rPr>
          <w:rFonts w:ascii="Times  New Roman" w:hAnsi="Times  New Roman"/>
          <w:i/>
          <w:iCs/>
        </w:rPr>
        <w:t>Rủi</w:t>
      </w:r>
      <w:proofErr w:type="spellEnd"/>
      <w:r w:rsidRPr="006D1A5A">
        <w:rPr>
          <w:rFonts w:ascii="Times  New Roman" w:hAnsi="Times  New Roman"/>
          <w:i/>
          <w:iCs/>
        </w:rPr>
        <w:t xml:space="preserve"> Ro (Financial &amp; Risk Governance)</w:t>
      </w:r>
    </w:p>
    <w:p w14:paraId="4ACC0E30" w14:textId="77777777" w:rsidR="00F851ED" w:rsidRDefault="00F851ED" w:rsidP="00F851ED">
      <w:pPr>
        <w:pStyle w:val="Heading4"/>
        <w:numPr>
          <w:ilvl w:val="0"/>
          <w:numId w:val="2"/>
        </w:numPr>
        <w:tabs>
          <w:tab w:val="num" w:pos="360"/>
        </w:tabs>
        <w:ind w:left="0" w:firstLine="0"/>
        <w:rPr>
          <w:rFonts w:cs="Times New Roman"/>
          <w:color w:val="auto"/>
          <w:lang w:val="vi-VN"/>
        </w:rPr>
      </w:pPr>
      <w:r w:rsidRPr="00604E7C">
        <w:rPr>
          <w:rFonts w:cs="Times New Roman"/>
          <w:color w:val="auto"/>
          <w:lang w:val="vi-VN"/>
        </w:rPr>
        <w:t>Actor (Các Tác nhân &amp; Phân luồng Swimlanes).</w:t>
      </w:r>
    </w:p>
    <w:p w14:paraId="114913A5" w14:textId="77777777" w:rsidR="00F851ED" w:rsidRPr="00792799" w:rsidRDefault="00F851ED" w:rsidP="00F851ED">
      <w:pPr>
        <w:spacing w:line="360" w:lineRule="auto"/>
        <w:ind w:firstLine="567"/>
        <w:jc w:val="both"/>
        <w:rPr>
          <w:lang w:val="vi-VN"/>
        </w:rPr>
      </w:pPr>
      <w:r w:rsidRPr="00792799">
        <w:rPr>
          <w:lang w:val="vi-VN"/>
        </w:rPr>
        <w:t>Hệ thống Kế toán &amp; Quản trị Rủi ro (ERP Finance / Risk Module - Service Task): Tổng hợp dòng tiền, cảnh báo ngưỡng rủi ro hạn mức tài chính.</w:t>
      </w:r>
    </w:p>
    <w:p w14:paraId="3B834A01" w14:textId="77777777" w:rsidR="00F851ED" w:rsidRPr="00792799" w:rsidRDefault="00F851ED" w:rsidP="00F851ED">
      <w:pPr>
        <w:spacing w:line="360" w:lineRule="auto"/>
        <w:ind w:firstLine="567"/>
        <w:jc w:val="both"/>
        <w:rPr>
          <w:lang w:val="vi-VN"/>
        </w:rPr>
      </w:pPr>
      <w:r w:rsidRPr="00792799">
        <w:rPr>
          <w:lang w:val="vi-VN"/>
        </w:rPr>
        <w:t>Chuyên viên Quản trị Rủi ro &amp; Kiểm soát Nội bộ (Risk &amp; Internal Audit - User Task): Nhận diện rủi ro (dòng tiền, pháp lý, chuỗi cung ứng) và lập ma trận rủi ro.</w:t>
      </w:r>
    </w:p>
    <w:p w14:paraId="36BAD085" w14:textId="77777777" w:rsidR="00F851ED" w:rsidRPr="00792799" w:rsidRDefault="00F851ED" w:rsidP="00F851ED">
      <w:pPr>
        <w:spacing w:line="360" w:lineRule="auto"/>
        <w:ind w:firstLine="567"/>
        <w:jc w:val="both"/>
        <w:rPr>
          <w:lang w:val="vi-VN"/>
        </w:rPr>
      </w:pPr>
      <w:r w:rsidRPr="00792799">
        <w:rPr>
          <w:lang w:val="vi-VN"/>
        </w:rPr>
        <w:t>Giám đốc Tài chính / CFO (Chief Financial Officer - User Task): Lập kế hoạch quản trị dòng tiền, hạn mức ngân sách và phương án dự phòng.</w:t>
      </w:r>
    </w:p>
    <w:p w14:paraId="37DE5516" w14:textId="77777777" w:rsidR="00F851ED" w:rsidRPr="00A37A28" w:rsidRDefault="00F851ED" w:rsidP="00F851ED">
      <w:pPr>
        <w:spacing w:line="360" w:lineRule="auto"/>
        <w:ind w:firstLine="567"/>
        <w:jc w:val="both"/>
        <w:rPr>
          <w:lang w:val="vi-VN"/>
        </w:rPr>
      </w:pPr>
      <w:r w:rsidRPr="00792799">
        <w:rPr>
          <w:lang w:val="vi-VN"/>
        </w:rPr>
        <w:t>Hội đồng Quản trị / Ban Kiểm soát (BOD / Audit Committee - Approver): Phê duyệt khung quản trị rủi ro và cấu trúc tài chính tập đoàn.</w:t>
      </w:r>
    </w:p>
    <w:p w14:paraId="6772ED81" w14:textId="77777777" w:rsidR="00F851ED" w:rsidRDefault="00F851ED" w:rsidP="00F851ED">
      <w:pPr>
        <w:rPr>
          <w:lang w:val="vi-VN"/>
        </w:rPr>
      </w:pPr>
    </w:p>
    <w:p w14:paraId="3F0E56C3" w14:textId="77777777" w:rsidR="00F851ED" w:rsidRDefault="00F851ED" w:rsidP="00F851ED">
      <w:pPr>
        <w:pStyle w:val="Heading4"/>
        <w:numPr>
          <w:ilvl w:val="0"/>
          <w:numId w:val="2"/>
        </w:numPr>
        <w:tabs>
          <w:tab w:val="num" w:pos="360"/>
        </w:tabs>
        <w:ind w:left="0" w:firstLine="0"/>
        <w:rPr>
          <w:rFonts w:cs="Times New Roman"/>
          <w:color w:val="auto"/>
          <w:lang w:val="vi-VN"/>
        </w:rPr>
      </w:pPr>
      <w:r w:rsidRPr="00770023">
        <w:rPr>
          <w:rFonts w:cs="Times New Roman"/>
          <w:color w:val="auto"/>
          <w:lang w:val="vi-VN"/>
        </w:rPr>
        <w:t>Khách hàng</w:t>
      </w:r>
      <w:r>
        <w:rPr>
          <w:rFonts w:cs="Times New Roman"/>
          <w:color w:val="auto"/>
          <w:lang w:val="vi-VN"/>
        </w:rPr>
        <w:t xml:space="preserve"> của quy trình</w:t>
      </w:r>
    </w:p>
    <w:p w14:paraId="24235C12" w14:textId="77777777" w:rsidR="00F851ED" w:rsidRPr="003C691B" w:rsidRDefault="00F851ED" w:rsidP="00F851ED">
      <w:pPr>
        <w:spacing w:line="360" w:lineRule="auto"/>
        <w:ind w:firstLine="567"/>
        <w:jc w:val="both"/>
        <w:rPr>
          <w:lang w:val="vi-VN"/>
        </w:rPr>
      </w:pPr>
      <w:r w:rsidRPr="003C691B">
        <w:rPr>
          <w:lang w:val="vi-VN"/>
        </w:rPr>
        <w:t>Khách hàng nội bộ: Ban Giám đốc, các Phòng ban (cần sự an toàn về ngân sách vận hành và tuân thủ pháp lý).</w:t>
      </w:r>
    </w:p>
    <w:p w14:paraId="7B8FE139" w14:textId="77777777" w:rsidR="00F851ED" w:rsidRPr="007859A4" w:rsidRDefault="00F851ED" w:rsidP="00F851ED">
      <w:pPr>
        <w:spacing w:line="360" w:lineRule="auto"/>
        <w:ind w:firstLine="567"/>
        <w:jc w:val="both"/>
      </w:pPr>
      <w:r w:rsidRPr="003C691B">
        <w:rPr>
          <w:lang w:val="vi-VN"/>
        </w:rPr>
        <w:t>Khách hàng ngoại bộ: Các Ngân hàng, Đối tác/Nhà cung cấp, Cơ quan Thuế (đảm bảo tính minh bạch tài chính và khả năng thanh toán).</w:t>
      </w:r>
    </w:p>
    <w:p w14:paraId="59C03ADF" w14:textId="77777777" w:rsidR="00F851ED" w:rsidRDefault="00F851ED" w:rsidP="00F851ED">
      <w:pPr>
        <w:rPr>
          <w:lang w:val="vi-VN"/>
        </w:rPr>
      </w:pPr>
    </w:p>
    <w:p w14:paraId="3E9F5DE5" w14:textId="77777777" w:rsidR="00F851ED" w:rsidRDefault="00F851ED" w:rsidP="00F851ED">
      <w:pPr>
        <w:pStyle w:val="Heading4"/>
        <w:numPr>
          <w:ilvl w:val="0"/>
          <w:numId w:val="2"/>
        </w:numPr>
        <w:tabs>
          <w:tab w:val="num" w:pos="360"/>
        </w:tabs>
        <w:ind w:left="0" w:firstLine="0"/>
        <w:rPr>
          <w:rFonts w:cs="Times New Roman"/>
          <w:color w:val="auto"/>
          <w:lang w:val="vi-VN"/>
        </w:rPr>
      </w:pPr>
      <w:r w:rsidRPr="00074518">
        <w:rPr>
          <w:rFonts w:cs="Times New Roman"/>
          <w:color w:val="auto"/>
          <w:lang w:val="vi-VN"/>
        </w:rPr>
        <w:t>Mô tả Quy trình bằng lời</w:t>
      </w:r>
    </w:p>
    <w:p w14:paraId="02E1EEB7" w14:textId="77777777" w:rsidR="00F851ED" w:rsidRPr="0045740D" w:rsidRDefault="00F851ED" w:rsidP="00F851ED">
      <w:pPr>
        <w:spacing w:line="360" w:lineRule="auto"/>
        <w:ind w:firstLine="567"/>
        <w:jc w:val="both"/>
        <w:rPr>
          <w:lang w:val="vi-VN"/>
        </w:rPr>
      </w:pPr>
      <w:r w:rsidRPr="0083059B">
        <w:rPr>
          <w:b/>
          <w:bCs/>
          <w:lang w:val="vi-VN"/>
        </w:rPr>
        <w:t>Bước 1 (Start Event - Conditional / Timer Event):</w:t>
      </w:r>
      <w:r w:rsidRPr="0045740D">
        <w:rPr>
          <w:lang w:val="vi-VN"/>
        </w:rPr>
        <w:t xml:space="preserve"> Lập lịch định kỳ theo Quý hoặc Bật sự kiện Cảnh báo khi Dòng tiền/Biến động Chi phí chạm ngưỡng Báo động (Threshold Alert).</w:t>
      </w:r>
    </w:p>
    <w:p w14:paraId="308F91C3" w14:textId="77777777" w:rsidR="00F851ED" w:rsidRPr="0045740D" w:rsidRDefault="00F851ED" w:rsidP="00F851ED">
      <w:pPr>
        <w:spacing w:line="360" w:lineRule="auto"/>
        <w:ind w:firstLine="567"/>
        <w:jc w:val="both"/>
        <w:rPr>
          <w:lang w:val="vi-VN"/>
        </w:rPr>
      </w:pPr>
      <w:r w:rsidRPr="0083059B">
        <w:rPr>
          <w:b/>
          <w:bCs/>
          <w:lang w:val="vi-VN"/>
        </w:rPr>
        <w:t>Bước 2 (Service Task - ERP Module):</w:t>
      </w:r>
      <w:r w:rsidRPr="0045740D">
        <w:rPr>
          <w:lang w:val="vi-VN"/>
        </w:rPr>
        <w:t xml:space="preserve"> Hệ thống trích xuất Báo cáo Dòng tiền (Cash Flow Report), Tỷ lệ Công nợ (Accounts Payable/Receivable) và Cảnh báo Rủi ro tỷ giá/hàng tồn.</w:t>
      </w:r>
    </w:p>
    <w:p w14:paraId="0ED7B0EC" w14:textId="77777777" w:rsidR="00F851ED" w:rsidRPr="0045740D" w:rsidRDefault="00F851ED" w:rsidP="00F851ED">
      <w:pPr>
        <w:spacing w:line="360" w:lineRule="auto"/>
        <w:ind w:firstLine="567"/>
        <w:jc w:val="both"/>
        <w:rPr>
          <w:lang w:val="vi-VN"/>
        </w:rPr>
      </w:pPr>
      <w:r w:rsidRPr="00EC6678">
        <w:rPr>
          <w:b/>
          <w:bCs/>
          <w:lang w:val="vi-VN"/>
        </w:rPr>
        <w:lastRenderedPageBreak/>
        <w:t>Bước 3 (User Task - Risk Analyst):</w:t>
      </w:r>
      <w:r w:rsidRPr="0045740D">
        <w:rPr>
          <w:lang w:val="vi-VN"/>
        </w:rPr>
        <w:t xml:space="preserve"> Phân tích Ma trận Rủi ro (Impact vs. Likelihood), xác định các điểm nghẽn dòng tiền hoặc nguy cơ vi phạm pháp lý/thuế.</w:t>
      </w:r>
    </w:p>
    <w:p w14:paraId="03AB185E" w14:textId="77777777" w:rsidR="00F851ED" w:rsidRPr="0045740D" w:rsidRDefault="00F851ED" w:rsidP="00F851ED">
      <w:pPr>
        <w:spacing w:line="360" w:lineRule="auto"/>
        <w:ind w:firstLine="567"/>
        <w:jc w:val="both"/>
        <w:rPr>
          <w:lang w:val="vi-VN"/>
        </w:rPr>
      </w:pPr>
      <w:r w:rsidRPr="00CC73A1">
        <w:rPr>
          <w:b/>
          <w:bCs/>
          <w:lang w:val="vi-VN"/>
        </w:rPr>
        <w:t>Bước 4 (User Task - CFO):</w:t>
      </w:r>
      <w:r w:rsidRPr="0045740D">
        <w:rPr>
          <w:lang w:val="vi-VN"/>
        </w:rPr>
        <w:t xml:space="preserve"> Xây dựng Kế hoạch Ngân sách Dự phòng (Contingency Budget) và điều chỉnh hạn mức chi tiêu cho toàn bộ các Khối.</w:t>
      </w:r>
    </w:p>
    <w:p w14:paraId="55D27E54" w14:textId="77777777" w:rsidR="00F851ED" w:rsidRPr="00CC73A1" w:rsidRDefault="00F851ED" w:rsidP="00F851ED">
      <w:pPr>
        <w:spacing w:line="360" w:lineRule="auto"/>
        <w:ind w:firstLine="567"/>
        <w:jc w:val="both"/>
        <w:rPr>
          <w:b/>
          <w:bCs/>
          <w:lang w:val="vi-VN"/>
        </w:rPr>
      </w:pPr>
      <w:r w:rsidRPr="00CC73A1">
        <w:rPr>
          <w:b/>
          <w:bCs/>
          <w:lang w:val="vi-VN"/>
        </w:rPr>
        <w:t>Bước 5 (Exclusive Gateway - Kiểm tra Mức độ Rủi ro):</w:t>
      </w:r>
    </w:p>
    <w:p w14:paraId="07452E7E" w14:textId="77777777" w:rsidR="00F851ED" w:rsidRPr="0045740D" w:rsidRDefault="00F851ED" w:rsidP="00F851ED">
      <w:pPr>
        <w:spacing w:line="360" w:lineRule="auto"/>
        <w:ind w:firstLine="567"/>
        <w:jc w:val="both"/>
        <w:rPr>
          <w:lang w:val="vi-VN"/>
        </w:rPr>
      </w:pPr>
    </w:p>
    <w:p w14:paraId="04154050" w14:textId="77777777" w:rsidR="00F851ED" w:rsidRPr="0045740D" w:rsidRDefault="00F851ED" w:rsidP="00F851ED">
      <w:pPr>
        <w:spacing w:line="360" w:lineRule="auto"/>
        <w:ind w:firstLine="567"/>
        <w:jc w:val="both"/>
        <w:rPr>
          <w:lang w:val="vi-VN"/>
        </w:rPr>
      </w:pPr>
      <w:r w:rsidRPr="0045740D">
        <w:rPr>
          <w:lang w:val="vi-VN"/>
        </w:rPr>
        <w:t>Rủi ro Thấp/Trung bình: CFO được quyền phê duyệt trực tiếp phương án xử lý rủi ro.</w:t>
      </w:r>
    </w:p>
    <w:p w14:paraId="3E50FACE" w14:textId="77777777" w:rsidR="00F851ED" w:rsidRPr="0045740D" w:rsidRDefault="00F851ED" w:rsidP="00F851ED">
      <w:pPr>
        <w:spacing w:line="360" w:lineRule="auto"/>
        <w:ind w:firstLine="567"/>
        <w:jc w:val="both"/>
        <w:rPr>
          <w:lang w:val="vi-VN"/>
        </w:rPr>
      </w:pPr>
      <w:r w:rsidRPr="0045740D">
        <w:rPr>
          <w:lang w:val="vi-VN"/>
        </w:rPr>
        <w:t>Rủi ro Cao/Nghiêm trọng (VD: Thiếu hụt dòng tiền lớn, đứt gãy chuỗi cung ứng diện rộng): Bắt buộc trình Hội đồng Quản trị.</w:t>
      </w:r>
    </w:p>
    <w:p w14:paraId="43B27E16" w14:textId="77777777" w:rsidR="00F851ED" w:rsidRPr="0045740D" w:rsidRDefault="00F851ED" w:rsidP="00F851ED">
      <w:pPr>
        <w:spacing w:line="360" w:lineRule="auto"/>
        <w:ind w:firstLine="567"/>
        <w:jc w:val="both"/>
        <w:rPr>
          <w:lang w:val="vi-VN"/>
        </w:rPr>
      </w:pPr>
      <w:r w:rsidRPr="00CC73A1">
        <w:rPr>
          <w:b/>
          <w:bCs/>
          <w:lang w:val="vi-VN"/>
        </w:rPr>
        <w:t>Bước 6 (User Task - BOD/Audit Committee):</w:t>
      </w:r>
      <w:r w:rsidRPr="0045740D">
        <w:rPr>
          <w:lang w:val="vi-VN"/>
        </w:rPr>
        <w:t xml:space="preserve"> Hội đồng Quản trị họp khẩn, tiến hành phê duyệt Chiến lược Ứng phó Rủi ro (Risk Response Strategy).</w:t>
      </w:r>
    </w:p>
    <w:p w14:paraId="319BF63F" w14:textId="77777777" w:rsidR="00F851ED" w:rsidRPr="0045740D" w:rsidRDefault="00F851ED" w:rsidP="00F851ED">
      <w:pPr>
        <w:spacing w:line="360" w:lineRule="auto"/>
        <w:ind w:firstLine="567"/>
        <w:jc w:val="both"/>
        <w:rPr>
          <w:lang w:val="vi-VN"/>
        </w:rPr>
      </w:pPr>
      <w:r w:rsidRPr="00CC73A1">
        <w:rPr>
          <w:b/>
          <w:bCs/>
          <w:lang w:val="vi-VN"/>
        </w:rPr>
        <w:t>Bước 7 (Service Task - Policy Sync):</w:t>
      </w:r>
      <w:r w:rsidRPr="0045740D">
        <w:rPr>
          <w:lang w:val="vi-VN"/>
        </w:rPr>
        <w:t xml:space="preserve"> Hệ thống ERP tự động khóa/siết chặt hạn mức chi tiêu (Budget Cap) trên toàn hệ thống theo chính sách mới.</w:t>
      </w:r>
    </w:p>
    <w:p w14:paraId="4742AA13" w14:textId="77777777" w:rsidR="00F851ED" w:rsidRPr="0083059B" w:rsidRDefault="00F851ED" w:rsidP="00F851ED">
      <w:pPr>
        <w:spacing w:line="360" w:lineRule="auto"/>
        <w:ind w:firstLine="567"/>
        <w:jc w:val="both"/>
      </w:pPr>
      <w:r w:rsidRPr="00CC73A1">
        <w:rPr>
          <w:b/>
          <w:bCs/>
          <w:lang w:val="vi-VN"/>
        </w:rPr>
        <w:t>Bước 8 (End Event):</w:t>
      </w:r>
      <w:r w:rsidRPr="0045740D">
        <w:rPr>
          <w:lang w:val="vi-VN"/>
        </w:rPr>
        <w:t xml:space="preserve"> Kiểm soát thành công rủi ro tài chính, đảm bảo an toàn vốn cho doanh nghiệp</w:t>
      </w:r>
      <w:r w:rsidRPr="007859A4">
        <w:rPr>
          <w:lang w:val="vi-VN"/>
        </w:rPr>
        <w:t>.</w:t>
      </w:r>
    </w:p>
    <w:p w14:paraId="638376EA" w14:textId="77777777" w:rsidR="00F851ED" w:rsidRDefault="00F851ED" w:rsidP="00F851ED">
      <w:pPr>
        <w:rPr>
          <w:lang w:val="vi-VN"/>
        </w:rPr>
      </w:pPr>
    </w:p>
    <w:p w14:paraId="4575CAF2" w14:textId="77777777" w:rsidR="00F851ED" w:rsidRPr="001E2549" w:rsidRDefault="00F851ED" w:rsidP="00F851ED">
      <w:pPr>
        <w:pStyle w:val="Heading4"/>
        <w:numPr>
          <w:ilvl w:val="0"/>
          <w:numId w:val="2"/>
        </w:numPr>
        <w:tabs>
          <w:tab w:val="num" w:pos="360"/>
        </w:tabs>
        <w:ind w:left="0" w:firstLine="0"/>
        <w:rPr>
          <w:rFonts w:cs="Times New Roman"/>
          <w:color w:val="auto"/>
          <w:lang w:val="vi-VN"/>
        </w:rPr>
      </w:pPr>
      <w:r>
        <w:rPr>
          <w:rFonts w:cs="Times New Roman"/>
          <w:color w:val="auto"/>
          <w:lang w:val="vi-VN"/>
        </w:rPr>
        <w:t xml:space="preserve">Những </w:t>
      </w:r>
      <w:r w:rsidRPr="00CC3CD9">
        <w:rPr>
          <w:rFonts w:cs="Times New Roman"/>
          <w:color w:val="auto"/>
          <w:lang w:val="vi-VN"/>
        </w:rPr>
        <w:t>khả năng kết quả của Quy trình (Process Outcomes)</w:t>
      </w:r>
    </w:p>
    <w:p w14:paraId="52F77AE2" w14:textId="77777777" w:rsidR="00F851ED" w:rsidRDefault="00F851ED" w:rsidP="00F851ED">
      <w:pPr>
        <w:spacing w:line="360" w:lineRule="auto"/>
        <w:ind w:firstLine="567"/>
        <w:jc w:val="both"/>
        <w:rPr>
          <w:lang w:val="vi-VN"/>
        </w:rPr>
      </w:pPr>
      <w:r w:rsidRPr="000D0144">
        <w:rPr>
          <w:b/>
          <w:bCs/>
          <w:lang w:val="vi-VN"/>
        </w:rPr>
        <w:t>Kết quả thành công:</w:t>
      </w:r>
      <w:r w:rsidRPr="00D23527">
        <w:rPr>
          <w:lang w:val="vi-VN"/>
        </w:rPr>
        <w:t xml:space="preserve"> Doanh nghiệp duy trì thanh khoản an toàn, tối ưu hóa chi phí sử dụng vốn, phòng ngừa dứt điểm các rủi ro tài chính/pháp lý.</w:t>
      </w:r>
    </w:p>
    <w:p w14:paraId="7B320930" w14:textId="77777777" w:rsidR="00F851ED" w:rsidRDefault="00F851ED" w:rsidP="00F851ED">
      <w:pPr>
        <w:spacing w:line="360" w:lineRule="auto"/>
        <w:ind w:firstLine="567"/>
        <w:jc w:val="both"/>
        <w:rPr>
          <w:b/>
          <w:bCs/>
          <w:lang w:val="vi-VN"/>
        </w:rPr>
      </w:pPr>
      <w:r w:rsidRPr="00D23527">
        <w:rPr>
          <w:b/>
          <w:bCs/>
          <w:lang w:val="vi-VN"/>
        </w:rPr>
        <w:t>Kết quả thất bại/Bất thường:</w:t>
      </w:r>
    </w:p>
    <w:p w14:paraId="49977584" w14:textId="77777777" w:rsidR="00F851ED" w:rsidRDefault="00F851ED" w:rsidP="00F851ED">
      <w:pPr>
        <w:spacing w:line="360" w:lineRule="auto"/>
        <w:ind w:firstLine="567"/>
        <w:jc w:val="both"/>
        <w:rPr>
          <w:lang w:val="vi-VN"/>
        </w:rPr>
      </w:pPr>
      <w:r w:rsidRPr="00D23527">
        <w:rPr>
          <w:lang w:val="vi-VN"/>
        </w:rPr>
        <w:t xml:space="preserve">Xảy ra sự cố rủi ro không lường trước (Khủng hoảng truyền thông, khủng hoảng chuỗi cung ứng) </w:t>
      </w:r>
      <w:r w:rsidRPr="001E2549">
        <w:rPr>
          <w:lang w:val="vi-VN"/>
        </w:rPr>
        <w:sym w:font="Wingdings" w:char="F0E0"/>
      </w:r>
      <w:r>
        <w:rPr>
          <w:lang w:val="vi-VN"/>
        </w:rPr>
        <w:t xml:space="preserve"> </w:t>
      </w:r>
      <w:r w:rsidRPr="00D23527">
        <w:rPr>
          <w:lang w:val="vi-VN"/>
        </w:rPr>
        <w:t>Kích hoạt Quy trình Quản lý Khủng hoảng khẩn cấp (Crisis Management Protocol).</w:t>
      </w:r>
    </w:p>
    <w:p w14:paraId="52842530" w14:textId="77777777" w:rsidR="00F851ED" w:rsidRPr="003719B5" w:rsidRDefault="00F851ED" w:rsidP="00F851ED">
      <w:pPr>
        <w:spacing w:line="360" w:lineRule="auto"/>
        <w:ind w:firstLine="567"/>
        <w:jc w:val="both"/>
        <w:rPr>
          <w:lang w:val="vi-VN"/>
        </w:rPr>
      </w:pPr>
      <w:r w:rsidRPr="00D23527">
        <w:rPr>
          <w:lang w:val="vi-VN"/>
        </w:rPr>
        <w:t xml:space="preserve">Ngân sách vượt hạn mức cấp phép </w:t>
      </w:r>
      <w:r w:rsidRPr="000D0144">
        <w:rPr>
          <w:lang w:val="vi-VN"/>
        </w:rPr>
        <w:sym w:font="Wingdings" w:char="F0E0"/>
      </w:r>
      <w:r>
        <w:rPr>
          <w:lang w:val="vi-VN"/>
        </w:rPr>
        <w:t xml:space="preserve"> </w:t>
      </w:r>
      <w:r w:rsidRPr="00D23527">
        <w:rPr>
          <w:lang w:val="vi-VN"/>
        </w:rPr>
        <w:t>Hệ thống ERP tự động từ chối tất cả các lệnh chi mới (Auto-block Payment).</w:t>
      </w:r>
    </w:p>
    <w:p w14:paraId="4DFC9E54" w14:textId="77777777" w:rsidR="00F851ED" w:rsidRDefault="00F851ED"/>
    <w:sectPr w:rsidR="00F851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altName w:val="Times New Roman"/>
    <w:panose1 w:val="00000000000000000000"/>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EC1E00"/>
    <w:multiLevelType w:val="hybridMultilevel"/>
    <w:tmpl w:val="AA7E1AC6"/>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718845BC"/>
    <w:multiLevelType w:val="hybridMultilevel"/>
    <w:tmpl w:val="B1823CCE"/>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02506436">
    <w:abstractNumId w:val="1"/>
  </w:num>
  <w:num w:numId="2" w16cid:durableId="106151928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Nguyễn Thị Xuân Ngọc">
    <w15:presenceInfo w15:providerId="AD" w15:userId="S::24730122@ms.uit.edu.vn::782bcb09-d3f0-471a-9c93-1ec92e3bf79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51ED"/>
    <w:rsid w:val="000F3AED"/>
    <w:rsid w:val="00F851E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2F45B"/>
  <w15:chartTrackingRefBased/>
  <w15:docId w15:val="{DB5E1878-3361-47F1-B9EC-A4A801184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51ED"/>
    <w:pPr>
      <w:spacing w:after="0" w:line="240" w:lineRule="auto"/>
    </w:pPr>
    <w:rPr>
      <w:rFonts w:ascii="Times New Roman" w:eastAsia="Times New Roman" w:hAnsi="Times New Roman" w:cs="Times New Roman"/>
      <w:kern w:val="0"/>
      <w:sz w:val="26"/>
      <w:szCs w:val="26"/>
      <w:lang w:val="en-US"/>
      <w14:ligatures w14:val="none"/>
    </w:rPr>
  </w:style>
  <w:style w:type="paragraph" w:styleId="Heading1">
    <w:name w:val="heading 1"/>
    <w:basedOn w:val="Normal"/>
    <w:next w:val="Normal"/>
    <w:link w:val="Heading1Char"/>
    <w:uiPriority w:val="9"/>
    <w:qFormat/>
    <w:rsid w:val="00F851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851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851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851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51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51E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51E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51E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51E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51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51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851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851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51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51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51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51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51ED"/>
    <w:rPr>
      <w:rFonts w:eastAsiaTheme="majorEastAsia" w:cstheme="majorBidi"/>
      <w:color w:val="272727" w:themeColor="text1" w:themeTint="D8"/>
    </w:rPr>
  </w:style>
  <w:style w:type="paragraph" w:styleId="Title">
    <w:name w:val="Title"/>
    <w:basedOn w:val="Normal"/>
    <w:next w:val="Normal"/>
    <w:link w:val="TitleChar"/>
    <w:uiPriority w:val="10"/>
    <w:qFormat/>
    <w:rsid w:val="00F851E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51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51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51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51ED"/>
    <w:pPr>
      <w:spacing w:before="160"/>
      <w:jc w:val="center"/>
    </w:pPr>
    <w:rPr>
      <w:i/>
      <w:iCs/>
      <w:color w:val="404040" w:themeColor="text1" w:themeTint="BF"/>
    </w:rPr>
  </w:style>
  <w:style w:type="character" w:customStyle="1" w:styleId="QuoteChar">
    <w:name w:val="Quote Char"/>
    <w:basedOn w:val="DefaultParagraphFont"/>
    <w:link w:val="Quote"/>
    <w:uiPriority w:val="29"/>
    <w:rsid w:val="00F851ED"/>
    <w:rPr>
      <w:i/>
      <w:iCs/>
      <w:color w:val="404040" w:themeColor="text1" w:themeTint="BF"/>
    </w:rPr>
  </w:style>
  <w:style w:type="paragraph" w:styleId="ListParagraph">
    <w:name w:val="List Paragraph"/>
    <w:basedOn w:val="Normal"/>
    <w:uiPriority w:val="34"/>
    <w:qFormat/>
    <w:rsid w:val="00F851ED"/>
    <w:pPr>
      <w:ind w:left="720"/>
      <w:contextualSpacing/>
    </w:pPr>
  </w:style>
  <w:style w:type="character" w:styleId="IntenseEmphasis">
    <w:name w:val="Intense Emphasis"/>
    <w:basedOn w:val="DefaultParagraphFont"/>
    <w:uiPriority w:val="21"/>
    <w:qFormat/>
    <w:rsid w:val="00F851ED"/>
    <w:rPr>
      <w:i/>
      <w:iCs/>
      <w:color w:val="0F4761" w:themeColor="accent1" w:themeShade="BF"/>
    </w:rPr>
  </w:style>
  <w:style w:type="paragraph" w:styleId="IntenseQuote">
    <w:name w:val="Intense Quote"/>
    <w:basedOn w:val="Normal"/>
    <w:next w:val="Normal"/>
    <w:link w:val="IntenseQuoteChar"/>
    <w:uiPriority w:val="30"/>
    <w:qFormat/>
    <w:rsid w:val="00F851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51ED"/>
    <w:rPr>
      <w:i/>
      <w:iCs/>
      <w:color w:val="0F4761" w:themeColor="accent1" w:themeShade="BF"/>
    </w:rPr>
  </w:style>
  <w:style w:type="character" w:styleId="IntenseReference">
    <w:name w:val="Intense Reference"/>
    <w:basedOn w:val="DefaultParagraphFont"/>
    <w:uiPriority w:val="32"/>
    <w:qFormat/>
    <w:rsid w:val="00F851ED"/>
    <w:rPr>
      <w:b/>
      <w:bCs/>
      <w:smallCaps/>
      <w:color w:val="0F4761" w:themeColor="accent1" w:themeShade="BF"/>
      <w:spacing w:val="5"/>
    </w:rPr>
  </w:style>
  <w:style w:type="paragraph" w:styleId="Revision">
    <w:name w:val="Revision"/>
    <w:hidden/>
    <w:uiPriority w:val="99"/>
    <w:semiHidden/>
    <w:rsid w:val="00F851ED"/>
    <w:pPr>
      <w:spacing w:after="0" w:line="240" w:lineRule="auto"/>
    </w:pPr>
    <w:rPr>
      <w:rFonts w:ascii="Times New Roman" w:eastAsia="Times New Roman" w:hAnsi="Times New Roman" w:cs="Times New Roman"/>
      <w:kern w:val="0"/>
      <w:sz w:val="26"/>
      <w:szCs w:val="26"/>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1215</Words>
  <Characters>6926</Characters>
  <Application>Microsoft Office Word</Application>
  <DocSecurity>0</DocSecurity>
  <Lines>57</Lines>
  <Paragraphs>16</Paragraphs>
  <ScaleCrop>false</ScaleCrop>
  <Company/>
  <LinksUpToDate>false</LinksUpToDate>
  <CharactersWithSpaces>8125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Xuân Ngọc</dc:creator>
  <cp:keywords/>
  <dc:description/>
  <cp:lastModifiedBy>sup ler</cp:lastModifiedBy>
  <cp:revision>1</cp:revision>
  <dcterms:created xsi:type="dcterms:W3CDTF">2026-08-09T15:59:00Z</dcterms:created>
  <dcterms:modified xsi:type="dcterms:W3CDTF">2026-08-09T16:04:00Z</dcterms:modified>
</cp:coreProperties>
</file>